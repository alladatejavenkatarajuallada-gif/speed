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C37F4" w14:textId="06A7125D" w:rsidR="009E68F1" w:rsidRDefault="009E68F1" w:rsidP="00466916">
      <w:pPr>
        <w:jc w:val="center"/>
        <w:rPr>
          <w:rFonts w:ascii="Arial" w:hAnsi="Arial"/>
          <w:b/>
          <w:sz w:val="36"/>
          <w:u w:val="single"/>
          <w:rPrChange w:id="7" w:author="Microsoft Word" w:date="2025-11-24T11:47:00Z" w16du:dateUtc="2025-11-24T06:17:00Z">
            <w:rPr>
              <w:b/>
              <w:sz w:val="36"/>
              <w:szCs w:val="36"/>
              <w:u w:val="single"/>
            </w:rPr>
          </w:rPrChange>
        </w:rPr>
      </w:pPr>
      <w:r>
        <w:rPr>
          <w:rFonts w:ascii="Arial" w:hAnsi="Arial"/>
          <w:b/>
          <w:sz w:val="36"/>
          <w:rPrChange w:id="8" w:author="Microsoft Word" w:date="2025-11-24T11:47:00Z" w16du:dateUtc="2025-11-24T06:17:00Z">
            <w:rPr>
              <w:b/>
              <w:sz w:val="36"/>
              <w:szCs w:val="36"/>
              <w:u w:val="single"/>
            </w:rPr>
          </w:rPrChange>
        </w:rPr>
        <w:t>EXPERIMENT :-1</w:t>
      </w:r>
    </w:p>
    <w:p w14:paraId="1E2B9334" w14:textId="4051D098" w:rsidR="009E68F1" w:rsidRDefault="009E68F1" w:rsidP="00466916">
      <w:pPr>
        <w:jc w:val="both"/>
        <w:rPr>
          <w:rFonts w:ascii="Arial" w:hAnsi="Arial"/>
          <w:b/>
          <w:i/>
          <w:sz w:val="32"/>
          <w:rPrChange w:id="9" w:author="Microsoft Word" w:date="2025-11-24T11:47:00Z" w16du:dateUtc="2025-11-24T06:17:00Z">
            <w:rPr>
              <w:b/>
              <w:i/>
              <w:iCs/>
              <w:sz w:val="32"/>
              <w:szCs w:val="32"/>
            </w:rPr>
          </w:rPrChange>
        </w:rPr>
      </w:pPr>
      <w:r>
        <w:rPr>
          <w:rFonts w:ascii="Arial" w:hAnsi="Arial"/>
          <w:b/>
          <w:i/>
          <w:sz w:val="32"/>
          <w:rPrChange w:id="10" w:author="Microsoft Word" w:date="2025-11-24T11:47:00Z" w16du:dateUtc="2025-11-24T06:17:00Z">
            <w:rPr>
              <w:b/>
              <w:i/>
              <w:iCs/>
              <w:sz w:val="32"/>
              <w:szCs w:val="32"/>
            </w:rPr>
          </w:rPrChange>
        </w:rPr>
        <w:t xml:space="preserve">Aim: </w:t>
      </w:r>
    </w:p>
    <w:p w14:paraId="1E90E1B0" w14:textId="77777777" w:rsidR="007203B4" w:rsidRDefault="00E96FDD" w:rsidP="00466916">
      <w:pPr>
        <w:jc w:val="both"/>
        <w:rPr>
          <w:rFonts w:ascii="Arial" w:hAnsi="Arial"/>
          <w:sz w:val="32"/>
          <w:rPrChange w:id="11" w:author="Microsoft Word" w:date="2025-11-24T11:47:00Z" w16du:dateUtc="2025-11-24T06:17:00Z">
            <w:rPr>
              <w:bCs/>
              <w:sz w:val="32"/>
              <w:szCs w:val="32"/>
            </w:rPr>
          </w:rPrChange>
        </w:rPr>
      </w:pPr>
      <w:r>
        <w:rPr>
          <w:rFonts w:ascii="Arial" w:hAnsi="Arial"/>
          <w:sz w:val="32"/>
          <w:rPrChange w:id="12" w:author="Microsoft Word" w:date="2025-11-24T11:47:00Z" w16du:dateUtc="2025-11-24T06:17:00Z">
            <w:rPr>
              <w:bCs/>
              <w:sz w:val="32"/>
              <w:szCs w:val="32"/>
            </w:rPr>
          </w:rPrChange>
        </w:rPr>
        <w:t>Install the necessary packages (NumPy, SciPy, Matplotlib, scikit-learn) and perform fundamental array manipulations and basic plotting.</w:t>
      </w:r>
    </w:p>
    <w:p w14:paraId="07AFF9C9" w14:textId="408A8EB1" w:rsidR="009E68F1" w:rsidRDefault="009E68F1" w:rsidP="00466916">
      <w:pPr>
        <w:jc w:val="both"/>
        <w:rPr>
          <w:rFonts w:ascii="Arial" w:hAnsi="Arial"/>
          <w:sz w:val="32"/>
          <w:rPrChange w:id="13" w:author="Microsoft Word" w:date="2025-11-24T11:47:00Z" w16du:dateUtc="2025-11-24T06:17:00Z">
            <w:rPr>
              <w:bCs/>
              <w:sz w:val="32"/>
              <w:szCs w:val="32"/>
            </w:rPr>
          </w:rPrChange>
        </w:rPr>
      </w:pPr>
      <w:r>
        <w:rPr>
          <w:rFonts w:ascii="Arial" w:hAnsi="Arial"/>
          <w:b/>
          <w:i/>
          <w:sz w:val="32"/>
          <w:rPrChange w:id="14" w:author="Microsoft Word" w:date="2025-11-24T11:47:00Z" w16du:dateUtc="2025-11-24T06:17:00Z">
            <w:rPr>
              <w:b/>
              <w:i/>
              <w:iCs/>
              <w:sz w:val="32"/>
              <w:szCs w:val="32"/>
            </w:rPr>
          </w:rPrChange>
        </w:rPr>
        <w:t>Description:</w:t>
      </w:r>
      <w:r>
        <w:rPr>
          <w:rFonts w:ascii="Arial" w:hAnsi="Arial"/>
          <w:b/>
          <w:sz w:val="32"/>
          <w:rPrChange w:id="15" w:author="Microsoft Word" w:date="2025-11-24T11:47:00Z" w16du:dateUtc="2025-11-24T06:17:00Z">
            <w:rPr>
              <w:b/>
              <w:sz w:val="32"/>
              <w:szCs w:val="32"/>
            </w:rPr>
          </w:rPrChange>
        </w:rPr>
        <w:br/>
      </w:r>
      <w:r>
        <w:rPr>
          <w:rFonts w:ascii="Arial" w:hAnsi="Arial"/>
          <w:sz w:val="32"/>
          <w:rPrChange w:id="16" w:author="Microsoft Word" w:date="2025-11-24T11:47:00Z" w16du:dateUtc="2025-11-24T06:17:00Z">
            <w:rPr>
              <w:sz w:val="32"/>
              <w:szCs w:val="32"/>
            </w:rPr>
          </w:rPrChange>
        </w:rPr>
        <w:t xml:space="preserve"> </w:t>
      </w:r>
      <w:r>
        <w:rPr>
          <w:rFonts w:ascii="Arial" w:hAnsi="Arial"/>
          <w:sz w:val="32"/>
          <w:rPrChange w:id="17" w:author="Microsoft Word" w:date="2025-11-24T11:47:00Z" w16du:dateUtc="2025-11-24T06:17:00Z">
            <w:rPr>
              <w:sz w:val="32"/>
              <w:szCs w:val="32"/>
            </w:rPr>
          </w:rPrChange>
        </w:rPr>
        <w:tab/>
        <w:t>NumPy is a powerful Python library for numerical computing, enabling the creation of efficient arrays, slicing to extract sub-sections, and statistical operations like mean calculation — all performed with high speed and minimal code. In this program, executed on November 07, 2025 at 09:39 AM IST in India, Matplotlib complements it by generating a smooth sine wave using evenly spaced points and rendering a professional plot with title, labels, legend, and grid — together forming a complete demonstration of core array operations and scientific plotting essential for Machine Learning and data analysis workflows.</w:t>
      </w:r>
    </w:p>
    <w:p w14:paraId="050E4F71" w14:textId="77777777" w:rsidR="009E68F1" w:rsidRDefault="009E68F1" w:rsidP="00466916">
      <w:pPr>
        <w:jc w:val="both"/>
        <w:rPr>
          <w:rFonts w:ascii="Arial" w:hAnsi="Arial"/>
          <w:b/>
          <w:i/>
          <w:sz w:val="32"/>
          <w:rPrChange w:id="18" w:author="Microsoft Word" w:date="2025-11-24T11:47:00Z" w16du:dateUtc="2025-11-24T06:17:00Z">
            <w:rPr>
              <w:b/>
              <w:i/>
              <w:iCs/>
              <w:sz w:val="32"/>
              <w:szCs w:val="32"/>
            </w:rPr>
          </w:rPrChange>
        </w:rPr>
      </w:pPr>
      <w:r>
        <w:rPr>
          <w:rFonts w:ascii="Arial" w:hAnsi="Arial"/>
          <w:b/>
          <w:i/>
          <w:sz w:val="32"/>
          <w:rPrChange w:id="19" w:author="Microsoft Word" w:date="2025-11-24T11:47:00Z" w16du:dateUtc="2025-11-24T06:17:00Z">
            <w:rPr>
              <w:b/>
              <w:i/>
              <w:iCs/>
              <w:sz w:val="32"/>
              <w:szCs w:val="32"/>
            </w:rPr>
          </w:rPrChange>
        </w:rPr>
        <w:t>Dataset Link:</w:t>
      </w:r>
    </w:p>
    <w:p w14:paraId="110A571A" w14:textId="77777777" w:rsidR="009E68F1" w:rsidRDefault="009E68F1" w:rsidP="00466916">
      <w:pPr>
        <w:jc w:val="both"/>
        <w:rPr>
          <w:rFonts w:ascii="Arial" w:hAnsi="Arial"/>
          <w:sz w:val="32"/>
          <w:rPrChange w:id="20" w:author="Microsoft Word" w:date="2025-11-24T11:47:00Z" w16du:dateUtc="2025-11-24T06:17:00Z">
            <w:rPr>
              <w:sz w:val="32"/>
              <w:szCs w:val="32"/>
            </w:rPr>
          </w:rPrChange>
        </w:rPr>
      </w:pPr>
      <w:r>
        <w:rPr>
          <w:rFonts w:ascii="Arial" w:hAnsi="Arial"/>
          <w:sz w:val="32"/>
          <w:rPrChange w:id="21" w:author="Microsoft Word" w:date="2025-11-24T11:47:00Z" w16du:dateUtc="2025-11-24T06:17:00Z">
            <w:rPr>
              <w:sz w:val="32"/>
              <w:szCs w:val="32"/>
            </w:rPr>
          </w:rPrChange>
        </w:rPr>
        <w:t xml:space="preserve">  </w:t>
      </w:r>
      <w:r>
        <w:rPr>
          <w:rFonts w:ascii="Arial" w:hAnsi="Arial"/>
          <w:sz w:val="32"/>
          <w:rPrChange w:id="22" w:author="Microsoft Word" w:date="2025-11-24T11:47:00Z" w16du:dateUtc="2025-11-24T06:17:00Z">
            <w:rPr>
              <w:sz w:val="32"/>
              <w:szCs w:val="32"/>
            </w:rPr>
          </w:rPrChange>
        </w:rPr>
        <w:tab/>
        <w:t>[None – Synthetic Data]</w:t>
      </w:r>
    </w:p>
    <w:p w14:paraId="54BC4AFF" w14:textId="77777777" w:rsidR="009E68F1" w:rsidRDefault="009E68F1" w:rsidP="00466916">
      <w:pPr>
        <w:jc w:val="both"/>
        <w:rPr>
          <w:rFonts w:ascii="Arial" w:hAnsi="Arial"/>
          <w:b/>
          <w:i/>
          <w:sz w:val="32"/>
          <w:rPrChange w:id="23" w:author="Microsoft Word" w:date="2025-11-24T11:47:00Z" w16du:dateUtc="2025-11-24T06:17:00Z">
            <w:rPr>
              <w:b/>
              <w:i/>
              <w:iCs/>
              <w:sz w:val="32"/>
              <w:szCs w:val="32"/>
            </w:rPr>
          </w:rPrChange>
        </w:rPr>
      </w:pPr>
      <w:r>
        <w:rPr>
          <w:rFonts w:ascii="Arial" w:hAnsi="Arial"/>
          <w:b/>
          <w:i/>
          <w:sz w:val="32"/>
          <w:rPrChange w:id="24" w:author="Microsoft Word" w:date="2025-11-24T11:47:00Z" w16du:dateUtc="2025-11-24T06:17:00Z">
            <w:rPr>
              <w:b/>
              <w:i/>
              <w:iCs/>
              <w:sz w:val="32"/>
              <w:szCs w:val="32"/>
            </w:rPr>
          </w:rPrChange>
        </w:rPr>
        <w:t>Program:</w:t>
      </w:r>
    </w:p>
    <w:p w14:paraId="56960E93" w14:textId="77777777" w:rsidR="009E68F1" w:rsidRDefault="009E68F1" w:rsidP="00466916">
      <w:pPr>
        <w:jc w:val="both"/>
        <w:rPr>
          <w:rFonts w:ascii="Arial" w:hAnsi="Arial"/>
          <w:sz w:val="32"/>
          <w:rPrChange w:id="25" w:author="Microsoft Word" w:date="2025-11-24T11:47:00Z" w16du:dateUtc="2025-11-24T06:17:00Z">
            <w:rPr>
              <w:sz w:val="32"/>
              <w:szCs w:val="32"/>
            </w:rPr>
          </w:rPrChange>
        </w:rPr>
      </w:pPr>
      <w:r>
        <w:rPr>
          <w:rFonts w:ascii="Arial" w:hAnsi="Arial"/>
          <w:sz w:val="32"/>
          <w:rPrChange w:id="26" w:author="Microsoft Word" w:date="2025-11-24T11:47:00Z" w16du:dateUtc="2025-11-24T06:17:00Z">
            <w:rPr>
              <w:sz w:val="32"/>
              <w:szCs w:val="32"/>
            </w:rPr>
          </w:rPrChange>
        </w:rPr>
        <w:t>import numpy as np</w:t>
      </w:r>
    </w:p>
    <w:p w14:paraId="55B9F37E" w14:textId="77777777" w:rsidR="009E68F1" w:rsidRDefault="009E68F1" w:rsidP="00466916">
      <w:pPr>
        <w:jc w:val="both"/>
        <w:rPr>
          <w:rFonts w:ascii="Arial" w:hAnsi="Arial"/>
          <w:sz w:val="32"/>
          <w:rPrChange w:id="27" w:author="Microsoft Word" w:date="2025-11-24T11:47:00Z" w16du:dateUtc="2025-11-24T06:17:00Z">
            <w:rPr>
              <w:sz w:val="32"/>
              <w:szCs w:val="32"/>
            </w:rPr>
          </w:rPrChange>
        </w:rPr>
      </w:pPr>
      <w:r>
        <w:rPr>
          <w:rFonts w:ascii="Arial" w:hAnsi="Arial"/>
          <w:sz w:val="32"/>
          <w:rPrChange w:id="28" w:author="Microsoft Word" w:date="2025-11-24T11:47:00Z" w16du:dateUtc="2025-11-24T06:17:00Z">
            <w:rPr>
              <w:sz w:val="32"/>
              <w:szCs w:val="32"/>
            </w:rPr>
          </w:rPrChange>
        </w:rPr>
        <w:t>import matplotlib.pyplot as plt</w:t>
      </w:r>
    </w:p>
    <w:p w14:paraId="59BF1DA9" w14:textId="77777777" w:rsidR="009E68F1" w:rsidRDefault="009E68F1" w:rsidP="00466916">
      <w:pPr>
        <w:jc w:val="both"/>
        <w:rPr>
          <w:rFonts w:ascii="Arial" w:hAnsi="Arial"/>
          <w:sz w:val="32"/>
          <w:rPrChange w:id="29" w:author="Microsoft Word" w:date="2025-11-24T11:47:00Z" w16du:dateUtc="2025-11-24T06:17:00Z">
            <w:rPr>
              <w:sz w:val="32"/>
              <w:szCs w:val="32"/>
            </w:rPr>
          </w:rPrChange>
        </w:rPr>
      </w:pPr>
      <w:r>
        <w:rPr>
          <w:rFonts w:ascii="Arial" w:hAnsi="Arial"/>
          <w:sz w:val="32"/>
          <w:rPrChange w:id="30" w:author="Microsoft Word" w:date="2025-11-24T11:47:00Z" w16du:dateUtc="2025-11-24T06:17:00Z">
            <w:rPr>
              <w:sz w:val="32"/>
              <w:szCs w:val="32"/>
            </w:rPr>
          </w:rPrChange>
        </w:rPr>
        <w:t># Create array</w:t>
      </w:r>
    </w:p>
    <w:p w14:paraId="13E1C406" w14:textId="77777777" w:rsidR="009E68F1" w:rsidRDefault="009E68F1" w:rsidP="00466916">
      <w:pPr>
        <w:jc w:val="both"/>
        <w:rPr>
          <w:rFonts w:ascii="Arial" w:hAnsi="Arial"/>
          <w:sz w:val="32"/>
          <w:rPrChange w:id="31" w:author="Microsoft Word" w:date="2025-11-24T11:47:00Z" w16du:dateUtc="2025-11-24T06:17:00Z">
            <w:rPr>
              <w:sz w:val="32"/>
              <w:szCs w:val="32"/>
            </w:rPr>
          </w:rPrChange>
        </w:rPr>
      </w:pPr>
      <w:r>
        <w:rPr>
          <w:rFonts w:ascii="Arial" w:hAnsi="Arial"/>
          <w:sz w:val="32"/>
          <w:rPrChange w:id="32" w:author="Microsoft Word" w:date="2025-11-24T11:47:00Z" w16du:dateUtc="2025-11-24T06:17:00Z">
            <w:rPr>
              <w:sz w:val="32"/>
              <w:szCs w:val="32"/>
            </w:rPr>
          </w:rPrChange>
        </w:rPr>
        <w:t>arr = np.array([10, 20, 30, 40, 50])</w:t>
      </w:r>
    </w:p>
    <w:p w14:paraId="5729D5AC" w14:textId="77777777" w:rsidR="009E68F1" w:rsidRDefault="009E68F1" w:rsidP="00466916">
      <w:pPr>
        <w:jc w:val="both"/>
        <w:rPr>
          <w:rFonts w:ascii="Arial" w:hAnsi="Arial"/>
          <w:sz w:val="32"/>
          <w:rPrChange w:id="33" w:author="Microsoft Word" w:date="2025-11-24T11:47:00Z" w16du:dateUtc="2025-11-24T06:17:00Z">
            <w:rPr>
              <w:sz w:val="32"/>
              <w:szCs w:val="32"/>
            </w:rPr>
          </w:rPrChange>
        </w:rPr>
      </w:pPr>
      <w:r>
        <w:rPr>
          <w:rFonts w:ascii="Arial" w:hAnsi="Arial"/>
          <w:sz w:val="32"/>
          <w:rPrChange w:id="34" w:author="Microsoft Word" w:date="2025-11-24T11:47:00Z" w16du:dateUtc="2025-11-24T06:17:00Z">
            <w:rPr>
              <w:sz w:val="32"/>
              <w:szCs w:val="32"/>
            </w:rPr>
          </w:rPrChange>
        </w:rPr>
        <w:t>print("Original Array:", arr)</w:t>
      </w:r>
    </w:p>
    <w:p w14:paraId="7AF709DD" w14:textId="77777777" w:rsidR="009E68F1" w:rsidRDefault="009E68F1" w:rsidP="00466916">
      <w:pPr>
        <w:jc w:val="both"/>
        <w:rPr>
          <w:rFonts w:ascii="Arial" w:hAnsi="Arial"/>
          <w:sz w:val="32"/>
          <w:rPrChange w:id="35" w:author="Microsoft Word" w:date="2025-11-24T11:47:00Z" w16du:dateUtc="2025-11-24T06:17:00Z">
            <w:rPr>
              <w:sz w:val="32"/>
              <w:szCs w:val="32"/>
            </w:rPr>
          </w:rPrChange>
        </w:rPr>
      </w:pPr>
      <w:r>
        <w:rPr>
          <w:rFonts w:ascii="Arial" w:hAnsi="Arial"/>
          <w:sz w:val="32"/>
          <w:rPrChange w:id="36" w:author="Microsoft Word" w:date="2025-11-24T11:47:00Z" w16du:dateUtc="2025-11-24T06:17:00Z">
            <w:rPr>
              <w:sz w:val="32"/>
              <w:szCs w:val="32"/>
            </w:rPr>
          </w:rPrChange>
        </w:rPr>
        <w:t>print("Sliced [1:4]:", arr[1:4])</w:t>
      </w:r>
    </w:p>
    <w:p w14:paraId="72425014" w14:textId="77777777" w:rsidR="009E68F1" w:rsidRDefault="009E68F1" w:rsidP="00466916">
      <w:pPr>
        <w:jc w:val="both"/>
        <w:rPr>
          <w:rFonts w:ascii="Arial" w:hAnsi="Arial"/>
          <w:sz w:val="32"/>
          <w:rPrChange w:id="37" w:author="Microsoft Word" w:date="2025-11-24T11:47:00Z" w16du:dateUtc="2025-11-24T06:17:00Z">
            <w:rPr>
              <w:sz w:val="32"/>
              <w:szCs w:val="32"/>
            </w:rPr>
          </w:rPrChange>
        </w:rPr>
      </w:pPr>
      <w:r>
        <w:rPr>
          <w:rFonts w:ascii="Arial" w:hAnsi="Arial"/>
          <w:sz w:val="32"/>
          <w:rPrChange w:id="38" w:author="Microsoft Word" w:date="2025-11-24T11:47:00Z" w16du:dateUtc="2025-11-24T06:17:00Z">
            <w:rPr>
              <w:sz w:val="32"/>
              <w:szCs w:val="32"/>
            </w:rPr>
          </w:rPrChange>
        </w:rPr>
        <w:lastRenderedPageBreak/>
        <w:t>print("Mean Value:", np.mean(arr))</w:t>
      </w:r>
    </w:p>
    <w:p w14:paraId="75070593" w14:textId="77777777" w:rsidR="009E68F1" w:rsidRDefault="009E68F1" w:rsidP="00466916">
      <w:pPr>
        <w:jc w:val="both"/>
        <w:rPr>
          <w:rFonts w:ascii="Arial" w:hAnsi="Arial"/>
          <w:sz w:val="32"/>
          <w:rPrChange w:id="39" w:author="Microsoft Word" w:date="2025-11-24T11:47:00Z" w16du:dateUtc="2025-11-24T06:17:00Z">
            <w:rPr>
              <w:sz w:val="32"/>
              <w:szCs w:val="32"/>
            </w:rPr>
          </w:rPrChange>
        </w:rPr>
      </w:pPr>
      <w:r>
        <w:rPr>
          <w:rFonts w:ascii="Arial" w:hAnsi="Arial"/>
          <w:sz w:val="32"/>
          <w:rPrChange w:id="40" w:author="Microsoft Word" w:date="2025-11-24T11:47:00Z" w16du:dateUtc="2025-11-24T06:17:00Z">
            <w:rPr>
              <w:sz w:val="32"/>
              <w:szCs w:val="32"/>
            </w:rPr>
          </w:rPrChange>
        </w:rPr>
        <w:t># Plot sine wave</w:t>
      </w:r>
    </w:p>
    <w:p w14:paraId="296DD16A" w14:textId="77777777" w:rsidR="009E68F1" w:rsidRDefault="009E68F1" w:rsidP="00466916">
      <w:pPr>
        <w:jc w:val="both"/>
        <w:rPr>
          <w:rFonts w:ascii="Arial" w:hAnsi="Arial"/>
          <w:sz w:val="32"/>
          <w:rPrChange w:id="41" w:author="Microsoft Word" w:date="2025-11-24T11:47:00Z" w16du:dateUtc="2025-11-24T06:17:00Z">
            <w:rPr>
              <w:sz w:val="32"/>
              <w:szCs w:val="32"/>
            </w:rPr>
          </w:rPrChange>
        </w:rPr>
      </w:pPr>
      <w:r>
        <w:rPr>
          <w:rFonts w:ascii="Arial" w:hAnsi="Arial"/>
          <w:sz w:val="32"/>
          <w:rPrChange w:id="42" w:author="Microsoft Word" w:date="2025-11-24T11:47:00Z" w16du:dateUtc="2025-11-24T06:17:00Z">
            <w:rPr>
              <w:sz w:val="32"/>
              <w:szCs w:val="32"/>
            </w:rPr>
          </w:rPrChange>
        </w:rPr>
        <w:t>x = np.linspace(0, 2 * np.pi, 100)</w:t>
      </w:r>
    </w:p>
    <w:p w14:paraId="75079078" w14:textId="77777777" w:rsidR="009E68F1" w:rsidRDefault="009E68F1" w:rsidP="00466916">
      <w:pPr>
        <w:jc w:val="both"/>
        <w:rPr>
          <w:rFonts w:ascii="Arial" w:hAnsi="Arial"/>
          <w:sz w:val="32"/>
          <w:rPrChange w:id="43" w:author="Microsoft Word" w:date="2025-11-24T11:47:00Z" w16du:dateUtc="2025-11-24T06:17:00Z">
            <w:rPr>
              <w:sz w:val="32"/>
              <w:szCs w:val="32"/>
            </w:rPr>
          </w:rPrChange>
        </w:rPr>
      </w:pPr>
      <w:r>
        <w:rPr>
          <w:rFonts w:ascii="Arial" w:hAnsi="Arial"/>
          <w:sz w:val="32"/>
          <w:rPrChange w:id="44" w:author="Microsoft Word" w:date="2025-11-24T11:47:00Z" w16du:dateUtc="2025-11-24T06:17:00Z">
            <w:rPr>
              <w:sz w:val="32"/>
              <w:szCs w:val="32"/>
            </w:rPr>
          </w:rPrChange>
        </w:rPr>
        <w:t>y = np.sin(x)</w:t>
      </w:r>
    </w:p>
    <w:p w14:paraId="3E3E37F1" w14:textId="77777777" w:rsidR="009E68F1" w:rsidRDefault="009E68F1" w:rsidP="00466916">
      <w:pPr>
        <w:jc w:val="both"/>
        <w:rPr>
          <w:rFonts w:ascii="Arial" w:hAnsi="Arial"/>
          <w:sz w:val="32"/>
          <w:rPrChange w:id="45" w:author="Microsoft Word" w:date="2025-11-24T11:47:00Z" w16du:dateUtc="2025-11-24T06:17:00Z">
            <w:rPr>
              <w:sz w:val="32"/>
              <w:szCs w:val="32"/>
            </w:rPr>
          </w:rPrChange>
        </w:rPr>
      </w:pPr>
      <w:r>
        <w:rPr>
          <w:rFonts w:ascii="Arial" w:hAnsi="Arial"/>
          <w:sz w:val="32"/>
          <w:rPrChange w:id="46" w:author="Microsoft Word" w:date="2025-11-24T11:47:00Z" w16du:dateUtc="2025-11-24T06:17:00Z">
            <w:rPr>
              <w:sz w:val="32"/>
              <w:szCs w:val="32"/>
            </w:rPr>
          </w:rPrChange>
        </w:rPr>
        <w:t>plt.figure(figsize=(6, 4))</w:t>
      </w:r>
    </w:p>
    <w:p w14:paraId="73F4E533" w14:textId="77777777" w:rsidR="009E68F1" w:rsidRDefault="009E68F1" w:rsidP="00466916">
      <w:pPr>
        <w:jc w:val="both"/>
        <w:rPr>
          <w:rFonts w:ascii="Arial" w:hAnsi="Arial"/>
          <w:sz w:val="32"/>
          <w:rPrChange w:id="47" w:author="Microsoft Word" w:date="2025-11-24T11:47:00Z" w16du:dateUtc="2025-11-24T06:17:00Z">
            <w:rPr>
              <w:sz w:val="32"/>
              <w:szCs w:val="32"/>
            </w:rPr>
          </w:rPrChange>
        </w:rPr>
      </w:pPr>
      <w:r>
        <w:rPr>
          <w:rFonts w:ascii="Arial" w:hAnsi="Arial"/>
          <w:sz w:val="32"/>
          <w:rPrChange w:id="48" w:author="Microsoft Word" w:date="2025-11-24T11:47:00Z" w16du:dateUtc="2025-11-24T06:17:00Z">
            <w:rPr>
              <w:sz w:val="32"/>
              <w:szCs w:val="32"/>
            </w:rPr>
          </w:rPrChange>
        </w:rPr>
        <w:t>plt.plot(x, y, color='blue', linewidth=2, label='sin(x)')</w:t>
      </w:r>
    </w:p>
    <w:p w14:paraId="1509CEC4" w14:textId="77777777" w:rsidR="009E68F1" w:rsidRDefault="009E68F1" w:rsidP="00466916">
      <w:pPr>
        <w:jc w:val="both"/>
        <w:rPr>
          <w:rFonts w:ascii="Arial" w:hAnsi="Arial"/>
          <w:sz w:val="32"/>
          <w:rPrChange w:id="49" w:author="Microsoft Word" w:date="2025-11-24T11:47:00Z" w16du:dateUtc="2025-11-24T06:17:00Z">
            <w:rPr>
              <w:sz w:val="32"/>
              <w:szCs w:val="32"/>
            </w:rPr>
          </w:rPrChange>
        </w:rPr>
      </w:pPr>
      <w:r>
        <w:rPr>
          <w:rFonts w:ascii="Arial" w:hAnsi="Arial"/>
          <w:sz w:val="32"/>
          <w:rPrChange w:id="50" w:author="Microsoft Word" w:date="2025-11-24T11:47:00Z" w16du:dateUtc="2025-11-24T06:17:00Z">
            <w:rPr>
              <w:sz w:val="32"/>
              <w:szCs w:val="32"/>
            </w:rPr>
          </w:rPrChange>
        </w:rPr>
        <w:t>plt.title('Sine Wave Plot')</w:t>
      </w:r>
    </w:p>
    <w:p w14:paraId="344DE4C9" w14:textId="77777777" w:rsidR="009E68F1" w:rsidRDefault="009E68F1" w:rsidP="00466916">
      <w:pPr>
        <w:jc w:val="both"/>
        <w:rPr>
          <w:rFonts w:ascii="Arial" w:hAnsi="Arial"/>
          <w:sz w:val="32"/>
          <w:rPrChange w:id="51" w:author="Microsoft Word" w:date="2025-11-24T11:47:00Z" w16du:dateUtc="2025-11-24T06:17:00Z">
            <w:rPr>
              <w:sz w:val="32"/>
              <w:szCs w:val="32"/>
            </w:rPr>
          </w:rPrChange>
        </w:rPr>
      </w:pPr>
      <w:r>
        <w:rPr>
          <w:rFonts w:ascii="Arial" w:hAnsi="Arial"/>
          <w:sz w:val="32"/>
          <w:rPrChange w:id="52" w:author="Microsoft Word" w:date="2025-11-24T11:47:00Z" w16du:dateUtc="2025-11-24T06:17:00Z">
            <w:rPr>
              <w:sz w:val="32"/>
              <w:szCs w:val="32"/>
            </w:rPr>
          </w:rPrChange>
        </w:rPr>
        <w:t>plt.xlabel('X')</w:t>
      </w:r>
    </w:p>
    <w:p w14:paraId="2B4EB39C" w14:textId="77777777" w:rsidR="009E68F1" w:rsidRDefault="009E68F1" w:rsidP="00466916">
      <w:pPr>
        <w:jc w:val="both"/>
        <w:rPr>
          <w:rFonts w:ascii="Arial" w:hAnsi="Arial"/>
          <w:sz w:val="32"/>
          <w:rPrChange w:id="53" w:author="Microsoft Word" w:date="2025-11-24T11:47:00Z" w16du:dateUtc="2025-11-24T06:17:00Z">
            <w:rPr>
              <w:sz w:val="32"/>
              <w:szCs w:val="32"/>
            </w:rPr>
          </w:rPrChange>
        </w:rPr>
      </w:pPr>
      <w:r>
        <w:rPr>
          <w:rFonts w:ascii="Arial" w:hAnsi="Arial"/>
          <w:sz w:val="32"/>
          <w:rPrChange w:id="54" w:author="Microsoft Word" w:date="2025-11-24T11:47:00Z" w16du:dateUtc="2025-11-24T06:17:00Z">
            <w:rPr>
              <w:sz w:val="32"/>
              <w:szCs w:val="32"/>
            </w:rPr>
          </w:rPrChange>
        </w:rPr>
        <w:t>plt.ylabel('sin(X)')</w:t>
      </w:r>
    </w:p>
    <w:p w14:paraId="054D312E" w14:textId="77777777" w:rsidR="009E68F1" w:rsidRDefault="009E68F1" w:rsidP="00466916">
      <w:pPr>
        <w:jc w:val="both"/>
        <w:rPr>
          <w:rFonts w:ascii="Arial" w:hAnsi="Arial"/>
          <w:sz w:val="32"/>
          <w:rPrChange w:id="55" w:author="Microsoft Word" w:date="2025-11-24T11:47:00Z" w16du:dateUtc="2025-11-24T06:17:00Z">
            <w:rPr>
              <w:sz w:val="32"/>
              <w:szCs w:val="32"/>
            </w:rPr>
          </w:rPrChange>
        </w:rPr>
      </w:pPr>
      <w:r>
        <w:rPr>
          <w:rFonts w:ascii="Arial" w:hAnsi="Arial"/>
          <w:sz w:val="32"/>
          <w:rPrChange w:id="56" w:author="Microsoft Word" w:date="2025-11-24T11:47:00Z" w16du:dateUtc="2025-11-24T06:17:00Z">
            <w:rPr>
              <w:sz w:val="32"/>
              <w:szCs w:val="32"/>
            </w:rPr>
          </w:rPrChange>
        </w:rPr>
        <w:t>plt.legend()</w:t>
      </w:r>
    </w:p>
    <w:p w14:paraId="7D646C74" w14:textId="77777777" w:rsidR="009E68F1" w:rsidRDefault="009E68F1" w:rsidP="00466916">
      <w:pPr>
        <w:jc w:val="both"/>
        <w:rPr>
          <w:rFonts w:ascii="Arial" w:hAnsi="Arial"/>
          <w:sz w:val="32"/>
          <w:rPrChange w:id="57" w:author="Microsoft Word" w:date="2025-11-24T11:47:00Z" w16du:dateUtc="2025-11-24T06:17:00Z">
            <w:rPr>
              <w:sz w:val="32"/>
              <w:szCs w:val="32"/>
            </w:rPr>
          </w:rPrChange>
        </w:rPr>
      </w:pPr>
      <w:r>
        <w:rPr>
          <w:rFonts w:ascii="Arial" w:hAnsi="Arial"/>
          <w:sz w:val="32"/>
          <w:rPrChange w:id="58" w:author="Microsoft Word" w:date="2025-11-24T11:47:00Z" w16du:dateUtc="2025-11-24T06:17:00Z">
            <w:rPr>
              <w:sz w:val="32"/>
              <w:szCs w:val="32"/>
            </w:rPr>
          </w:rPrChange>
        </w:rPr>
        <w:t>plt.grid(True)</w:t>
      </w:r>
    </w:p>
    <w:p w14:paraId="10A18791" w14:textId="77777777" w:rsidR="009E68F1" w:rsidRDefault="009E68F1" w:rsidP="00466916">
      <w:pPr>
        <w:jc w:val="both"/>
        <w:rPr>
          <w:rFonts w:ascii="Arial" w:hAnsi="Arial"/>
          <w:sz w:val="32"/>
          <w:rPrChange w:id="59" w:author="Microsoft Word" w:date="2025-11-24T11:47:00Z" w16du:dateUtc="2025-11-24T06:17:00Z">
            <w:rPr>
              <w:sz w:val="32"/>
              <w:szCs w:val="32"/>
            </w:rPr>
          </w:rPrChange>
        </w:rPr>
      </w:pPr>
      <w:r>
        <w:rPr>
          <w:rFonts w:ascii="Arial" w:hAnsi="Arial"/>
          <w:sz w:val="32"/>
          <w:rPrChange w:id="60" w:author="Microsoft Word" w:date="2025-11-24T11:47:00Z" w16du:dateUtc="2025-11-24T06:17:00Z">
            <w:rPr>
              <w:sz w:val="32"/>
              <w:szCs w:val="32"/>
            </w:rPr>
          </w:rPrChange>
        </w:rPr>
        <w:t>plt.show()</w:t>
      </w:r>
    </w:p>
    <w:p w14:paraId="778D7A52" w14:textId="7EE06259" w:rsidR="009E68F1" w:rsidRDefault="009E68F1" w:rsidP="00466916">
      <w:pPr>
        <w:jc w:val="both"/>
        <w:rPr>
          <w:rFonts w:ascii="Arial" w:hAnsi="Arial"/>
          <w:sz w:val="32"/>
          <w:rPrChange w:id="61" w:author="Microsoft Word" w:date="2025-11-24T11:47:00Z" w16du:dateUtc="2025-11-24T06:17:00Z">
            <w:rPr>
              <w:sz w:val="32"/>
              <w:szCs w:val="32"/>
            </w:rPr>
          </w:rPrChange>
        </w:rPr>
      </w:pPr>
      <w:r>
        <w:rPr>
          <w:rFonts w:ascii="Arial" w:hAnsi="Arial"/>
          <w:sz w:val="32"/>
          <w:rPrChange w:id="62" w:author="Microsoft Word" w:date="2025-11-24T11:47:00Z" w16du:dateUtc="2025-11-24T06:17:00Z">
            <w:rPr>
              <w:sz w:val="32"/>
              <w:szCs w:val="32"/>
            </w:rPr>
          </w:rPrChange>
        </w:rPr>
        <w:t xml:space="preserve"> </w:t>
      </w:r>
      <w:r>
        <w:rPr>
          <w:rFonts w:ascii="Arial" w:hAnsi="Arial"/>
          <w:b/>
          <w:i/>
          <w:sz w:val="32"/>
          <w:rPrChange w:id="63" w:author="Microsoft Word" w:date="2025-11-24T11:47:00Z" w16du:dateUtc="2025-11-24T06:17:00Z">
            <w:rPr>
              <w:b/>
              <w:bCs/>
              <w:i/>
              <w:iCs/>
              <w:sz w:val="32"/>
              <w:szCs w:val="32"/>
            </w:rPr>
          </w:rPrChange>
        </w:rPr>
        <w:t>OUTPUT:-</w:t>
      </w:r>
    </w:p>
    <w:p w14:paraId="01563CD0" w14:textId="77777777" w:rsidR="00751083" w:rsidRDefault="00000000">
      <w:pPr>
        <w:jc w:val="both"/>
        <w:rPr>
          <w:del w:id="64" w:author="Microsoft Word" w:date="2025-11-24T11:47:00Z" w16du:dateUtc="2025-11-24T06:17:00Z"/>
          <w:rFonts w:ascii="Arial" w:hAnsi="Arial" w:cs="Arial"/>
          <w:b/>
          <w:bCs/>
          <w:i/>
          <w:iCs/>
          <w:sz w:val="32"/>
          <w:szCs w:val="32"/>
        </w:rPr>
      </w:pPr>
      <w:del w:id="65" w:author="Microsoft Word" w:date="2025-11-24T11:47:00Z" w16du:dateUtc="2025-11-24T06:17:00Z">
        <w:r>
          <w:rPr>
            <w:rFonts w:ascii="Arial" w:hAnsi="Arial" w:cs="Arial"/>
            <w:noProof/>
            <w:sz w:val="32"/>
            <w:szCs w:val="32"/>
          </w:rPr>
          <w:drawing>
            <wp:inline distT="0" distB="0" distL="0" distR="0" wp14:anchorId="78B78931" wp14:editId="3417052D">
              <wp:extent cx="5731510" cy="3588385"/>
              <wp:effectExtent l="0" t="0" r="2540" b="0"/>
              <wp:docPr id="1063466839" name="Picture 4"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90080" name="Picture 4" descr="A graph with a blue line&#10;&#10;AI-generated content may be incorrect."/>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31510" cy="3588385"/>
                      </a:xfrm>
                      <a:prstGeom prst="rect">
                        <a:avLst/>
                      </a:prstGeom>
                    </pic:spPr>
                  </pic:pic>
                </a:graphicData>
              </a:graphic>
            </wp:inline>
          </w:drawing>
        </w:r>
      </w:del>
    </w:p>
    <w:p w14:paraId="6467AF28" w14:textId="77777777" w:rsidR="00751083" w:rsidRDefault="00751083">
      <w:pPr>
        <w:jc w:val="center"/>
        <w:rPr>
          <w:del w:id="66" w:author="Microsoft Word" w:date="2025-11-24T11:47:00Z" w16du:dateUtc="2025-11-24T06:17:00Z"/>
          <w:rFonts w:ascii="Arial" w:hAnsi="Arial" w:cs="Arial"/>
          <w:b/>
          <w:sz w:val="36"/>
          <w:szCs w:val="36"/>
        </w:rPr>
      </w:pPr>
    </w:p>
    <w:p w14:paraId="5CB53FDD" w14:textId="77777777" w:rsidR="007203B4" w:rsidRDefault="007203B4" w:rsidP="00466916">
      <w:pPr>
        <w:jc w:val="both"/>
        <w:rPr>
          <w:ins w:id="67" w:author="Microsoft Word" w:date="2025-11-24T11:47:00Z" w16du:dateUtc="2025-11-24T06:17:00Z"/>
          <w:b/>
          <w:bCs/>
          <w:i/>
          <w:iCs/>
          <w:noProof/>
          <w:sz w:val="32"/>
          <w:szCs w:val="32"/>
        </w:rPr>
      </w:pPr>
      <w:ins w:id="68" w:author="Microsoft Word" w:date="2025-11-24T11:47:00Z" w16du:dateUtc="2025-11-24T06:17:00Z">
        <w:r>
          <w:rPr>
            <w:noProof/>
            <w:sz w:val="32"/>
            <w:szCs w:val="32"/>
          </w:rPr>
          <w:drawing>
            <wp:inline distT="0" distB="0" distL="0" distR="0" wp14:anchorId="68F5A2A9" wp14:editId="24B98C8D">
              <wp:extent cx="5731510" cy="3588385"/>
              <wp:effectExtent l="0" t="0" r="2540" b="0"/>
              <wp:docPr id="1295790080" name="Picture 4"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89783" name="Picture 4" descr="A graph with a blue lin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588385"/>
                      </a:xfrm>
                      <a:prstGeom prst="rect">
                        <a:avLst/>
                      </a:prstGeom>
                    </pic:spPr>
                  </pic:pic>
                </a:graphicData>
              </a:graphic>
            </wp:inline>
          </w:drawing>
        </w:r>
      </w:ins>
    </w:p>
    <w:p w14:paraId="67AADAF6" w14:textId="07FCFEE9" w:rsidR="00DB703A" w:rsidRDefault="00DB703A" w:rsidP="00466916">
      <w:pPr>
        <w:jc w:val="center"/>
        <w:rPr>
          <w:rFonts w:ascii="Arial" w:hAnsi="Arial"/>
          <w:b/>
          <w:i/>
          <w:sz w:val="32"/>
          <w:rPrChange w:id="69" w:author="Microsoft Word" w:date="2025-11-24T11:47:00Z" w16du:dateUtc="2025-11-24T06:17:00Z">
            <w:rPr>
              <w:b/>
              <w:bCs/>
              <w:i/>
              <w:iCs/>
              <w:noProof/>
              <w:sz w:val="32"/>
              <w:szCs w:val="32"/>
            </w:rPr>
          </w:rPrChange>
        </w:rPr>
      </w:pPr>
      <w:r>
        <w:rPr>
          <w:rFonts w:ascii="Arial" w:hAnsi="Arial"/>
          <w:b/>
          <w:sz w:val="36"/>
          <w:rPrChange w:id="70" w:author="Microsoft Word" w:date="2025-11-24T11:47:00Z" w16du:dateUtc="2025-11-24T06:17:00Z">
            <w:rPr>
              <w:b/>
              <w:sz w:val="36"/>
              <w:szCs w:val="36"/>
              <w:u w:val="single"/>
            </w:rPr>
          </w:rPrChange>
        </w:rPr>
        <w:lastRenderedPageBreak/>
        <w:t xml:space="preserve">EXPERIMENT </w:t>
      </w:r>
      <w:r w:rsidR="00E33698">
        <w:rPr>
          <w:rFonts w:ascii="Arial" w:hAnsi="Arial"/>
          <w:b/>
          <w:sz w:val="36"/>
          <w:rPrChange w:id="71" w:author="Microsoft Word" w:date="2025-11-24T11:47:00Z" w16du:dateUtc="2025-11-24T06:17:00Z">
            <w:rPr>
              <w:b/>
              <w:sz w:val="36"/>
              <w:szCs w:val="36"/>
              <w:u w:val="single"/>
            </w:rPr>
          </w:rPrChange>
        </w:rPr>
        <w:t>:-</w:t>
      </w:r>
      <w:r>
        <w:rPr>
          <w:rFonts w:ascii="Arial" w:hAnsi="Arial"/>
          <w:b/>
          <w:sz w:val="36"/>
          <w:rPrChange w:id="72" w:author="Microsoft Word" w:date="2025-11-24T11:47:00Z" w16du:dateUtc="2025-11-24T06:17:00Z">
            <w:rPr>
              <w:b/>
              <w:sz w:val="36"/>
              <w:szCs w:val="36"/>
              <w:u w:val="single"/>
            </w:rPr>
          </w:rPrChange>
        </w:rPr>
        <w:t>2</w:t>
      </w:r>
    </w:p>
    <w:p w14:paraId="67EB931E" w14:textId="77777777" w:rsidR="007203B4" w:rsidRDefault="00DB703A" w:rsidP="00466916">
      <w:pPr>
        <w:tabs>
          <w:tab w:val="left" w:pos="1884"/>
        </w:tabs>
        <w:jc w:val="both"/>
        <w:rPr>
          <w:rFonts w:ascii="Arial" w:hAnsi="Arial"/>
          <w:b/>
          <w:i/>
          <w:sz w:val="32"/>
          <w:rPrChange w:id="73" w:author="Microsoft Word" w:date="2025-11-24T11:47:00Z" w16du:dateUtc="2025-11-24T06:17:00Z">
            <w:rPr>
              <w:b/>
              <w:i/>
              <w:iCs/>
              <w:sz w:val="32"/>
              <w:szCs w:val="32"/>
              <w:u w:val="single"/>
            </w:rPr>
          </w:rPrChange>
        </w:rPr>
      </w:pPr>
      <w:r>
        <w:rPr>
          <w:rFonts w:ascii="Arial" w:hAnsi="Arial"/>
          <w:b/>
          <w:i/>
          <w:sz w:val="32"/>
          <w:rPrChange w:id="74" w:author="Microsoft Word" w:date="2025-11-24T11:47:00Z" w16du:dateUtc="2025-11-24T06:17:00Z">
            <w:rPr>
              <w:b/>
              <w:i/>
              <w:iCs/>
              <w:sz w:val="32"/>
              <w:szCs w:val="32"/>
              <w:u w:val="single"/>
            </w:rPr>
          </w:rPrChange>
        </w:rPr>
        <w:t>Aim</w:t>
      </w:r>
      <w:r w:rsidR="007203B4">
        <w:rPr>
          <w:rFonts w:ascii="Arial" w:hAnsi="Arial"/>
          <w:b/>
          <w:i/>
          <w:sz w:val="32"/>
          <w:rPrChange w:id="75" w:author="Microsoft Word" w:date="2025-11-24T11:47:00Z" w16du:dateUtc="2025-11-24T06:17:00Z">
            <w:rPr>
              <w:b/>
              <w:i/>
              <w:iCs/>
              <w:sz w:val="32"/>
              <w:szCs w:val="32"/>
              <w:u w:val="single"/>
            </w:rPr>
          </w:rPrChange>
        </w:rPr>
        <w:t>:</w:t>
      </w:r>
    </w:p>
    <w:p w14:paraId="44D69522" w14:textId="3055D57B" w:rsidR="00DB703A" w:rsidRDefault="00E96FDD" w:rsidP="00466916">
      <w:pPr>
        <w:tabs>
          <w:tab w:val="left" w:pos="1884"/>
        </w:tabs>
        <w:jc w:val="both"/>
        <w:rPr>
          <w:rFonts w:ascii="Arial" w:hAnsi="Arial"/>
          <w:b/>
          <w:i/>
          <w:sz w:val="32"/>
          <w:u w:val="single"/>
          <w:rPrChange w:id="76" w:author="Microsoft Word" w:date="2025-11-24T11:47:00Z" w16du:dateUtc="2025-11-24T06:17:00Z">
            <w:rPr>
              <w:b/>
              <w:i/>
              <w:iCs/>
              <w:sz w:val="32"/>
              <w:szCs w:val="32"/>
              <w:u w:val="single"/>
            </w:rPr>
          </w:rPrChange>
        </w:rPr>
      </w:pPr>
      <w:r>
        <w:rPr>
          <w:rFonts w:ascii="Arial" w:hAnsi="Arial"/>
          <w:sz w:val="32"/>
          <w:rPrChange w:id="77" w:author="Microsoft Word" w:date="2025-11-24T11:47:00Z" w16du:dateUtc="2025-11-24T06:17:00Z">
            <w:rPr>
              <w:sz w:val="32"/>
              <w:szCs w:val="32"/>
            </w:rPr>
          </w:rPrChange>
        </w:rPr>
        <w:t>Perform data visualization using box plots, scatter plots, and histograms.</w:t>
      </w:r>
    </w:p>
    <w:p w14:paraId="772410B8" w14:textId="77777777" w:rsidR="00DB703A" w:rsidRDefault="00DB703A" w:rsidP="00466916">
      <w:pPr>
        <w:tabs>
          <w:tab w:val="left" w:pos="1884"/>
        </w:tabs>
        <w:jc w:val="both"/>
        <w:rPr>
          <w:rFonts w:ascii="Arial" w:hAnsi="Arial"/>
          <w:b/>
          <w:i/>
          <w:sz w:val="32"/>
          <w:rPrChange w:id="78" w:author="Microsoft Word" w:date="2025-11-24T11:47:00Z" w16du:dateUtc="2025-11-24T06:17:00Z">
            <w:rPr>
              <w:b/>
              <w:i/>
              <w:iCs/>
              <w:sz w:val="32"/>
              <w:szCs w:val="32"/>
              <w:u w:val="single"/>
            </w:rPr>
          </w:rPrChange>
        </w:rPr>
      </w:pPr>
      <w:r>
        <w:rPr>
          <w:rFonts w:ascii="Arial" w:hAnsi="Arial"/>
          <w:b/>
          <w:i/>
          <w:sz w:val="32"/>
          <w:rPrChange w:id="79" w:author="Microsoft Word" w:date="2025-11-24T11:47:00Z" w16du:dateUtc="2025-11-24T06:17:00Z">
            <w:rPr>
              <w:b/>
              <w:i/>
              <w:iCs/>
              <w:sz w:val="32"/>
              <w:szCs w:val="32"/>
              <w:u w:val="single"/>
            </w:rPr>
          </w:rPrChange>
        </w:rPr>
        <w:t>Description:</w:t>
      </w:r>
    </w:p>
    <w:p w14:paraId="3DA24BBE" w14:textId="77777777" w:rsidR="00DB703A" w:rsidRDefault="00DB703A" w:rsidP="00466916">
      <w:pPr>
        <w:tabs>
          <w:tab w:val="left" w:pos="1884"/>
        </w:tabs>
        <w:jc w:val="both"/>
        <w:rPr>
          <w:rFonts w:ascii="Arial" w:hAnsi="Arial"/>
          <w:sz w:val="32"/>
          <w:rPrChange w:id="80" w:author="Microsoft Word" w:date="2025-11-24T11:47:00Z" w16du:dateUtc="2025-11-24T06:17:00Z">
            <w:rPr>
              <w:sz w:val="32"/>
              <w:szCs w:val="32"/>
            </w:rPr>
          </w:rPrChange>
        </w:rPr>
      </w:pPr>
      <w:r>
        <w:rPr>
          <w:rFonts w:ascii="Arial" w:hAnsi="Arial"/>
          <w:sz w:val="32"/>
          <w:rPrChange w:id="81" w:author="Microsoft Word" w:date="2025-11-24T11:47:00Z" w16du:dateUtc="2025-11-24T06:17:00Z">
            <w:rPr>
              <w:sz w:val="32"/>
              <w:szCs w:val="32"/>
            </w:rPr>
          </w:rPrChange>
        </w:rPr>
        <w:t xml:space="preserve"> </w:t>
      </w:r>
      <w:r>
        <w:rPr>
          <w:rFonts w:ascii="Arial" w:hAnsi="Arial"/>
          <w:sz w:val="32"/>
          <w:rPrChange w:id="82" w:author="Microsoft Word" w:date="2025-11-24T11:47:00Z" w16du:dateUtc="2025-11-24T06:17:00Z">
            <w:rPr>
              <w:sz w:val="32"/>
              <w:szCs w:val="32"/>
            </w:rPr>
          </w:rPrChange>
        </w:rPr>
        <w:tab/>
        <w:t>This program loads the Iris dataset from a public URL using pandas, then creates three side-by-side visualizations with Matplotlib: a box plot of sepal length to show distribution and outliers, a scatter plot of sepal length vs. sepal width with species color-coded (setosa: red, versicolor: green, virginica: blue), and a histogram of petal length with 20 bins to display frequency distribution — enabling quick exploratory data analysis (EDA) and pattern recognition across flower species.</w:t>
      </w:r>
    </w:p>
    <w:p w14:paraId="16409D41" w14:textId="77777777" w:rsidR="00DB703A" w:rsidRDefault="00DB703A" w:rsidP="00466916">
      <w:pPr>
        <w:tabs>
          <w:tab w:val="left" w:pos="1884"/>
        </w:tabs>
        <w:jc w:val="both"/>
        <w:rPr>
          <w:rFonts w:ascii="Arial" w:hAnsi="Arial"/>
          <w:i/>
          <w:sz w:val="32"/>
          <w:rPrChange w:id="83" w:author="Microsoft Word" w:date="2025-11-24T11:47:00Z" w16du:dateUtc="2025-11-24T06:17:00Z">
            <w:rPr>
              <w:i/>
              <w:iCs/>
              <w:sz w:val="32"/>
              <w:szCs w:val="32"/>
            </w:rPr>
          </w:rPrChange>
        </w:rPr>
      </w:pPr>
      <w:r>
        <w:rPr>
          <w:rFonts w:ascii="Arial" w:hAnsi="Arial"/>
          <w:b/>
          <w:i/>
          <w:sz w:val="32"/>
          <w:rPrChange w:id="84" w:author="Microsoft Word" w:date="2025-11-24T11:47:00Z" w16du:dateUtc="2025-11-24T06:17:00Z">
            <w:rPr>
              <w:b/>
              <w:i/>
              <w:iCs/>
              <w:sz w:val="32"/>
              <w:szCs w:val="32"/>
            </w:rPr>
          </w:rPrChange>
        </w:rPr>
        <w:t>Dataset Link:</w:t>
      </w:r>
    </w:p>
    <w:p w14:paraId="722E6A3C" w14:textId="77777777" w:rsidR="00751083" w:rsidRDefault="00000000">
      <w:pPr>
        <w:tabs>
          <w:tab w:val="left" w:pos="1884"/>
        </w:tabs>
        <w:jc w:val="both"/>
        <w:rPr>
          <w:del w:id="85" w:author="Microsoft Word" w:date="2025-11-24T11:47:00Z" w16du:dateUtc="2025-11-24T06:17:00Z"/>
          <w:rFonts w:ascii="Arial" w:hAnsi="Arial" w:cs="Arial"/>
          <w:sz w:val="32"/>
          <w:szCs w:val="32"/>
        </w:rPr>
      </w:pPr>
      <w:del w:id="86" w:author="Microsoft Word" w:date="2025-11-24T11:47:00Z" w16du:dateUtc="2025-11-24T06:17:00Z">
        <w:r>
          <w:rPr>
            <w:rFonts w:ascii="Arial" w:hAnsi="Arial" w:cs="Arial"/>
            <w:sz w:val="32"/>
            <w:szCs w:val="32"/>
          </w:rPr>
          <w:delText xml:space="preserve"> </w:delText>
        </w:r>
        <w:r>
          <w:fldChar w:fldCharType="begin"/>
        </w:r>
        <w:r>
          <w:rPr>
            <w:rFonts w:ascii="Arial" w:hAnsi="Arial" w:cs="Arial"/>
          </w:rPr>
          <w:delInstrText xml:space="preserve"> HYPERLINK "https://raw.githubusercontent.com/mwaskom/seaborn-data/master/iris.csv" </w:delInstrText>
        </w:r>
        <w:r>
          <w:fldChar w:fldCharType="separate"/>
        </w:r>
        <w:r>
          <w:rPr>
            <w:rStyle w:val="Hyperlink"/>
            <w:rFonts w:ascii="Arial" w:hAnsi="Arial" w:cs="Arial"/>
            <w:sz w:val="32"/>
            <w:szCs w:val="32"/>
          </w:rPr>
          <w:delText>https:m//raw.githubusercontent.co/mwaskom/seaborn-data/master/iris.csv</w:delText>
        </w:r>
        <w:r>
          <w:rPr>
            <w:rStyle w:val="Hyperlink"/>
            <w:rFonts w:ascii="Arial" w:hAnsi="Arial" w:cs="Arial"/>
            <w:sz w:val="32"/>
            <w:szCs w:val="32"/>
          </w:rPr>
          <w:fldChar w:fldCharType="end"/>
        </w:r>
      </w:del>
    </w:p>
    <w:p w14:paraId="47DD894D" w14:textId="5377D205" w:rsidR="00DB703A" w:rsidRPr="00DB703A" w:rsidRDefault="00DB703A" w:rsidP="00466916">
      <w:pPr>
        <w:tabs>
          <w:tab w:val="left" w:pos="1884"/>
        </w:tabs>
        <w:jc w:val="both"/>
        <w:rPr>
          <w:ins w:id="87" w:author="Microsoft Word" w:date="2025-11-24T11:47:00Z" w16du:dateUtc="2025-11-24T06:17:00Z"/>
          <w:sz w:val="32"/>
          <w:szCs w:val="32"/>
        </w:rPr>
      </w:pPr>
      <w:ins w:id="88" w:author="Microsoft Word" w:date="2025-11-24T11:47:00Z" w16du:dateUtc="2025-11-24T06:17:00Z">
        <w:r w:rsidRPr="00DB703A">
          <w:rPr>
            <w:sz w:val="32"/>
            <w:szCs w:val="32"/>
          </w:rPr>
          <w:t xml:space="preserve"> </w:t>
        </w:r>
        <w:r>
          <w:fldChar w:fldCharType="begin"/>
        </w:r>
        <w:r>
          <w:instrText>HYPERLINK "https://raw.githubusercontent.com/mwaskom/seaborn-data/master/iris.csv"</w:instrText>
        </w:r>
        <w:r>
          <w:fldChar w:fldCharType="separate"/>
        </w:r>
        <w:r w:rsidRPr="00DB703A">
          <w:rPr>
            <w:rStyle w:val="Hyperlink"/>
            <w:sz w:val="32"/>
            <w:szCs w:val="32"/>
          </w:rPr>
          <w:t>https:m//raw.githubusercontent.co/mwaskom/seaborn-data/master/iris.csv</w:t>
        </w:r>
        <w:r>
          <w:fldChar w:fldCharType="end"/>
        </w:r>
      </w:ins>
    </w:p>
    <w:p w14:paraId="18E91BC7" w14:textId="77777777" w:rsidR="00DB703A" w:rsidRDefault="00DB703A" w:rsidP="00466916">
      <w:pPr>
        <w:tabs>
          <w:tab w:val="left" w:pos="1884"/>
        </w:tabs>
        <w:jc w:val="both"/>
        <w:rPr>
          <w:rFonts w:ascii="Arial" w:hAnsi="Arial"/>
          <w:b/>
          <w:i/>
          <w:sz w:val="32"/>
          <w:u w:val="single"/>
          <w:rPrChange w:id="89" w:author="Microsoft Word" w:date="2025-11-24T11:47:00Z" w16du:dateUtc="2025-11-24T06:17:00Z">
            <w:rPr>
              <w:b/>
              <w:i/>
              <w:iCs/>
              <w:sz w:val="32"/>
              <w:szCs w:val="32"/>
              <w:u w:val="single"/>
            </w:rPr>
          </w:rPrChange>
        </w:rPr>
      </w:pPr>
      <w:r>
        <w:rPr>
          <w:rFonts w:ascii="Arial" w:hAnsi="Arial"/>
          <w:b/>
          <w:i/>
          <w:sz w:val="32"/>
          <w:rPrChange w:id="90" w:author="Microsoft Word" w:date="2025-11-24T11:47:00Z" w16du:dateUtc="2025-11-24T06:17:00Z">
            <w:rPr>
              <w:b/>
              <w:i/>
              <w:iCs/>
              <w:sz w:val="32"/>
              <w:szCs w:val="32"/>
              <w:u w:val="single"/>
            </w:rPr>
          </w:rPrChange>
        </w:rPr>
        <w:t>Program:</w:t>
      </w:r>
    </w:p>
    <w:p w14:paraId="41DB5BBD" w14:textId="77777777" w:rsidR="00DB703A" w:rsidRDefault="00DB703A" w:rsidP="00466916">
      <w:pPr>
        <w:tabs>
          <w:tab w:val="left" w:pos="1884"/>
        </w:tabs>
        <w:jc w:val="both"/>
        <w:rPr>
          <w:rFonts w:ascii="Arial" w:hAnsi="Arial"/>
          <w:sz w:val="32"/>
          <w:rPrChange w:id="91" w:author="Microsoft Word" w:date="2025-11-24T11:47:00Z" w16du:dateUtc="2025-11-24T06:17:00Z">
            <w:rPr>
              <w:sz w:val="32"/>
              <w:szCs w:val="32"/>
            </w:rPr>
          </w:rPrChange>
        </w:rPr>
      </w:pPr>
      <w:r>
        <w:rPr>
          <w:rFonts w:ascii="Arial" w:hAnsi="Arial"/>
          <w:sz w:val="32"/>
          <w:rPrChange w:id="92" w:author="Microsoft Word" w:date="2025-11-24T11:47:00Z" w16du:dateUtc="2025-11-24T06:17:00Z">
            <w:rPr>
              <w:sz w:val="32"/>
              <w:szCs w:val="32"/>
            </w:rPr>
          </w:rPrChange>
        </w:rPr>
        <w:t>import pandas as pd</w:t>
      </w:r>
    </w:p>
    <w:p w14:paraId="175B2F37" w14:textId="77777777" w:rsidR="00DB703A" w:rsidRDefault="00DB703A" w:rsidP="00466916">
      <w:pPr>
        <w:tabs>
          <w:tab w:val="left" w:pos="1884"/>
        </w:tabs>
        <w:jc w:val="both"/>
        <w:rPr>
          <w:rFonts w:ascii="Arial" w:hAnsi="Arial"/>
          <w:sz w:val="32"/>
          <w:rPrChange w:id="93" w:author="Microsoft Word" w:date="2025-11-24T11:47:00Z" w16du:dateUtc="2025-11-24T06:17:00Z">
            <w:rPr>
              <w:sz w:val="32"/>
              <w:szCs w:val="32"/>
            </w:rPr>
          </w:rPrChange>
        </w:rPr>
      </w:pPr>
      <w:r>
        <w:rPr>
          <w:rFonts w:ascii="Arial" w:hAnsi="Arial"/>
          <w:sz w:val="32"/>
          <w:rPrChange w:id="94" w:author="Microsoft Word" w:date="2025-11-24T11:47:00Z" w16du:dateUtc="2025-11-24T06:17:00Z">
            <w:rPr>
              <w:sz w:val="32"/>
              <w:szCs w:val="32"/>
            </w:rPr>
          </w:rPrChange>
        </w:rPr>
        <w:t>import matplotlib.pyplot as plt</w:t>
      </w:r>
    </w:p>
    <w:p w14:paraId="202F0462" w14:textId="77777777" w:rsidR="00DB703A" w:rsidRDefault="00DB703A" w:rsidP="00466916">
      <w:pPr>
        <w:tabs>
          <w:tab w:val="left" w:pos="1884"/>
        </w:tabs>
        <w:jc w:val="both"/>
        <w:rPr>
          <w:rFonts w:ascii="Arial" w:hAnsi="Arial"/>
          <w:sz w:val="32"/>
          <w:rPrChange w:id="95" w:author="Microsoft Word" w:date="2025-11-24T11:47:00Z" w16du:dateUtc="2025-11-24T06:17:00Z">
            <w:rPr>
              <w:sz w:val="32"/>
              <w:szCs w:val="32"/>
            </w:rPr>
          </w:rPrChange>
        </w:rPr>
      </w:pPr>
      <w:r>
        <w:rPr>
          <w:rFonts w:ascii="Arial" w:hAnsi="Arial"/>
          <w:sz w:val="32"/>
          <w:rPrChange w:id="96" w:author="Microsoft Word" w:date="2025-11-24T11:47:00Z" w16du:dateUtc="2025-11-24T06:17:00Z">
            <w:rPr>
              <w:sz w:val="32"/>
              <w:szCs w:val="32"/>
            </w:rPr>
          </w:rPrChange>
        </w:rPr>
        <w:t># Load dataset</w:t>
      </w:r>
    </w:p>
    <w:p w14:paraId="79AE664C" w14:textId="77777777" w:rsidR="00751083" w:rsidRDefault="00000000">
      <w:pPr>
        <w:tabs>
          <w:tab w:val="left" w:pos="1884"/>
        </w:tabs>
        <w:jc w:val="both"/>
        <w:rPr>
          <w:del w:id="97" w:author="Microsoft Word" w:date="2025-11-24T11:47:00Z" w16du:dateUtc="2025-11-24T06:17:00Z"/>
          <w:rFonts w:ascii="Arial" w:hAnsi="Arial" w:cs="Arial"/>
          <w:sz w:val="32"/>
          <w:szCs w:val="32"/>
        </w:rPr>
      </w:pPr>
      <w:del w:id="98" w:author="Microsoft Word" w:date="2025-11-24T11:47:00Z" w16du:dateUtc="2025-11-24T06:17:00Z">
        <w:r>
          <w:rPr>
            <w:rFonts w:ascii="Arial" w:hAnsi="Arial" w:cs="Arial"/>
            <w:sz w:val="32"/>
            <w:szCs w:val="32"/>
          </w:rPr>
          <w:delText>url = "https</w:delText>
        </w:r>
        <w:r>
          <w:fldChar w:fldCharType="begin"/>
        </w:r>
        <w:r>
          <w:rPr>
            <w:rFonts w:ascii="Arial" w:hAnsi="Arial" w:cs="Arial"/>
          </w:rPr>
          <w:delInstrText xml:space="preserve"> HYPERLINK "file:///C:\\Users\\power\\WPS%20Cloud%20Files\\325910305\\Roaming%20Document\\" </w:delInstrText>
        </w:r>
        <w:r>
          <w:fldChar w:fldCharType="separate"/>
        </w:r>
        <w:r>
          <w:rPr>
            <w:rStyle w:val="Hyperlink"/>
            <w:rFonts w:ascii="Arial" w:hAnsi="Arial" w:cs="Arial"/>
            <w:sz w:val="32"/>
            <w:szCs w:val="32"/>
          </w:rPr>
          <w:delText>://raw.githubusercontent.com/mwaskom/seaborn-data/master/iris.csv</w:delText>
        </w:r>
        <w:r>
          <w:rPr>
            <w:rStyle w:val="Hyperlink"/>
            <w:rFonts w:ascii="Arial" w:hAnsi="Arial" w:cs="Arial"/>
            <w:sz w:val="32"/>
            <w:szCs w:val="32"/>
          </w:rPr>
          <w:fldChar w:fldCharType="end"/>
        </w:r>
        <w:r>
          <w:rPr>
            <w:rFonts w:ascii="Arial" w:hAnsi="Arial" w:cs="Arial"/>
            <w:sz w:val="32"/>
            <w:szCs w:val="32"/>
          </w:rPr>
          <w:delText>"</w:delText>
        </w:r>
      </w:del>
    </w:p>
    <w:p w14:paraId="46C7EE4E" w14:textId="77777777" w:rsidR="00DB703A" w:rsidRPr="00DB703A" w:rsidRDefault="00DB703A" w:rsidP="00466916">
      <w:pPr>
        <w:tabs>
          <w:tab w:val="left" w:pos="1884"/>
        </w:tabs>
        <w:jc w:val="both"/>
        <w:rPr>
          <w:ins w:id="99" w:author="Microsoft Word" w:date="2025-11-24T11:47:00Z" w16du:dateUtc="2025-11-24T06:17:00Z"/>
          <w:sz w:val="32"/>
          <w:szCs w:val="32"/>
        </w:rPr>
      </w:pPr>
      <w:ins w:id="100" w:author="Microsoft Word" w:date="2025-11-24T11:47:00Z" w16du:dateUtc="2025-11-24T06:17:00Z">
        <w:r w:rsidRPr="00DB703A">
          <w:rPr>
            <w:sz w:val="32"/>
            <w:szCs w:val="32"/>
          </w:rPr>
          <w:t>url = "https</w:t>
        </w:r>
        <w:r>
          <w:fldChar w:fldCharType="begin"/>
        </w:r>
        <w:r>
          <w:instrText>HYPERLINK "file:///C:\\Users\\power\\WPS%20Cloud%20Files\\325910305\\Roaming%20Document\\"</w:instrText>
        </w:r>
        <w:r>
          <w:fldChar w:fldCharType="separate"/>
        </w:r>
        <w:r w:rsidRPr="00DB703A">
          <w:rPr>
            <w:rStyle w:val="Hyperlink"/>
            <w:sz w:val="32"/>
            <w:szCs w:val="32"/>
          </w:rPr>
          <w:t>://raw.githubusercontent.com/mwaskom/seaborn-data/master/iris.csv</w:t>
        </w:r>
        <w:r>
          <w:fldChar w:fldCharType="end"/>
        </w:r>
        <w:r w:rsidRPr="00DB703A">
          <w:rPr>
            <w:sz w:val="32"/>
            <w:szCs w:val="32"/>
          </w:rPr>
          <w:t>"</w:t>
        </w:r>
      </w:ins>
    </w:p>
    <w:p w14:paraId="7F0E03D8" w14:textId="77777777" w:rsidR="00DB703A" w:rsidRDefault="00DB703A" w:rsidP="00466916">
      <w:pPr>
        <w:tabs>
          <w:tab w:val="left" w:pos="1884"/>
        </w:tabs>
        <w:jc w:val="both"/>
        <w:rPr>
          <w:rFonts w:ascii="Arial" w:hAnsi="Arial"/>
          <w:sz w:val="32"/>
          <w:rPrChange w:id="101" w:author="Microsoft Word" w:date="2025-11-24T11:47:00Z" w16du:dateUtc="2025-11-24T06:17:00Z">
            <w:rPr>
              <w:sz w:val="32"/>
              <w:szCs w:val="32"/>
            </w:rPr>
          </w:rPrChange>
        </w:rPr>
      </w:pPr>
      <w:r>
        <w:rPr>
          <w:rFonts w:ascii="Arial" w:hAnsi="Arial"/>
          <w:sz w:val="32"/>
          <w:rPrChange w:id="102" w:author="Microsoft Word" w:date="2025-11-24T11:47:00Z" w16du:dateUtc="2025-11-24T06:17:00Z">
            <w:rPr>
              <w:sz w:val="32"/>
              <w:szCs w:val="32"/>
            </w:rPr>
          </w:rPrChange>
        </w:rPr>
        <w:t>df = pd.read_csv(url)</w:t>
      </w:r>
    </w:p>
    <w:p w14:paraId="57B669AE" w14:textId="77777777" w:rsidR="00DB703A" w:rsidRDefault="00DB703A" w:rsidP="00466916">
      <w:pPr>
        <w:tabs>
          <w:tab w:val="left" w:pos="1884"/>
        </w:tabs>
        <w:jc w:val="both"/>
        <w:rPr>
          <w:rFonts w:ascii="Arial" w:hAnsi="Arial"/>
          <w:sz w:val="32"/>
          <w:rPrChange w:id="103" w:author="Microsoft Word" w:date="2025-11-24T11:47:00Z" w16du:dateUtc="2025-11-24T06:17:00Z">
            <w:rPr>
              <w:sz w:val="32"/>
              <w:szCs w:val="32"/>
            </w:rPr>
          </w:rPrChange>
        </w:rPr>
      </w:pPr>
      <w:r>
        <w:rPr>
          <w:rFonts w:ascii="Arial" w:hAnsi="Arial"/>
          <w:sz w:val="32"/>
          <w:rPrChange w:id="104" w:author="Microsoft Word" w:date="2025-11-24T11:47:00Z" w16du:dateUtc="2025-11-24T06:17:00Z">
            <w:rPr>
              <w:sz w:val="32"/>
              <w:szCs w:val="32"/>
            </w:rPr>
          </w:rPrChange>
        </w:rPr>
        <w:t>plt.figure(figsize=(15, 5))</w:t>
      </w:r>
    </w:p>
    <w:p w14:paraId="0ED313C5" w14:textId="77777777" w:rsidR="007203B4" w:rsidRDefault="00DB703A" w:rsidP="00466916">
      <w:pPr>
        <w:tabs>
          <w:tab w:val="left" w:pos="1884"/>
        </w:tabs>
        <w:jc w:val="both"/>
        <w:rPr>
          <w:rFonts w:ascii="Arial" w:hAnsi="Arial"/>
          <w:sz w:val="32"/>
          <w:rPrChange w:id="105" w:author="Microsoft Word" w:date="2025-11-24T11:47:00Z" w16du:dateUtc="2025-11-24T06:17:00Z">
            <w:rPr>
              <w:sz w:val="32"/>
              <w:szCs w:val="32"/>
            </w:rPr>
          </w:rPrChange>
        </w:rPr>
      </w:pPr>
      <w:r>
        <w:rPr>
          <w:rFonts w:ascii="Arial" w:hAnsi="Arial"/>
          <w:sz w:val="32"/>
          <w:rPrChange w:id="106" w:author="Microsoft Word" w:date="2025-11-24T11:47:00Z" w16du:dateUtc="2025-11-24T06:17:00Z">
            <w:rPr>
              <w:sz w:val="32"/>
              <w:szCs w:val="32"/>
            </w:rPr>
          </w:rPrChange>
        </w:rPr>
        <w:t># Box Plot</w:t>
      </w:r>
    </w:p>
    <w:p w14:paraId="244B9E4A" w14:textId="21888E98" w:rsidR="00DB703A" w:rsidRDefault="00DB703A" w:rsidP="00466916">
      <w:pPr>
        <w:tabs>
          <w:tab w:val="left" w:pos="1884"/>
        </w:tabs>
        <w:jc w:val="both"/>
        <w:rPr>
          <w:rFonts w:ascii="Arial" w:hAnsi="Arial"/>
          <w:sz w:val="32"/>
          <w:rPrChange w:id="107" w:author="Microsoft Word" w:date="2025-11-24T11:47:00Z" w16du:dateUtc="2025-11-24T06:17:00Z">
            <w:rPr>
              <w:sz w:val="32"/>
              <w:szCs w:val="32"/>
            </w:rPr>
          </w:rPrChange>
        </w:rPr>
      </w:pPr>
      <w:r>
        <w:rPr>
          <w:rFonts w:ascii="Arial" w:hAnsi="Arial"/>
          <w:sz w:val="32"/>
          <w:rPrChange w:id="108" w:author="Microsoft Word" w:date="2025-11-24T11:47:00Z" w16du:dateUtc="2025-11-24T06:17:00Z">
            <w:rPr>
              <w:sz w:val="32"/>
              <w:szCs w:val="32"/>
            </w:rPr>
          </w:rPrChange>
        </w:rPr>
        <w:lastRenderedPageBreak/>
        <w:t>plt.subplot(1, 3, 1)</w:t>
      </w:r>
    </w:p>
    <w:p w14:paraId="04043169" w14:textId="77777777" w:rsidR="00DB703A" w:rsidRDefault="00DB703A" w:rsidP="00466916">
      <w:pPr>
        <w:tabs>
          <w:tab w:val="left" w:pos="1884"/>
        </w:tabs>
        <w:jc w:val="both"/>
        <w:rPr>
          <w:rFonts w:ascii="Arial" w:hAnsi="Arial"/>
          <w:sz w:val="32"/>
          <w:rPrChange w:id="109" w:author="Microsoft Word" w:date="2025-11-24T11:47:00Z" w16du:dateUtc="2025-11-24T06:17:00Z">
            <w:rPr>
              <w:sz w:val="32"/>
              <w:szCs w:val="32"/>
            </w:rPr>
          </w:rPrChange>
        </w:rPr>
      </w:pPr>
      <w:r>
        <w:rPr>
          <w:rFonts w:ascii="Arial" w:hAnsi="Arial"/>
          <w:sz w:val="32"/>
          <w:rPrChange w:id="110" w:author="Microsoft Word" w:date="2025-11-24T11:47:00Z" w16du:dateUtc="2025-11-24T06:17:00Z">
            <w:rPr>
              <w:sz w:val="32"/>
              <w:szCs w:val="32"/>
            </w:rPr>
          </w:rPrChange>
        </w:rPr>
        <w:t>df.boxplot(column='sepal_length')</w:t>
      </w:r>
    </w:p>
    <w:p w14:paraId="2FE84949" w14:textId="77777777" w:rsidR="00DB703A" w:rsidRDefault="00DB703A" w:rsidP="00466916">
      <w:pPr>
        <w:tabs>
          <w:tab w:val="left" w:pos="1884"/>
        </w:tabs>
        <w:jc w:val="both"/>
        <w:rPr>
          <w:rFonts w:ascii="Arial" w:hAnsi="Arial"/>
          <w:sz w:val="32"/>
          <w:rPrChange w:id="111" w:author="Microsoft Word" w:date="2025-11-24T11:47:00Z" w16du:dateUtc="2025-11-24T06:17:00Z">
            <w:rPr>
              <w:sz w:val="32"/>
              <w:szCs w:val="32"/>
            </w:rPr>
          </w:rPrChange>
        </w:rPr>
      </w:pPr>
      <w:r>
        <w:rPr>
          <w:rFonts w:ascii="Arial" w:hAnsi="Arial"/>
          <w:sz w:val="32"/>
          <w:rPrChange w:id="112" w:author="Microsoft Word" w:date="2025-11-24T11:47:00Z" w16du:dateUtc="2025-11-24T06:17:00Z">
            <w:rPr>
              <w:sz w:val="32"/>
              <w:szCs w:val="32"/>
            </w:rPr>
          </w:rPrChange>
        </w:rPr>
        <w:t>plt.title('Box Plot: Sepal Length')</w:t>
      </w:r>
    </w:p>
    <w:p w14:paraId="7D503B93" w14:textId="77777777" w:rsidR="00DB703A" w:rsidRDefault="00DB703A" w:rsidP="00466916">
      <w:pPr>
        <w:tabs>
          <w:tab w:val="left" w:pos="1884"/>
        </w:tabs>
        <w:jc w:val="both"/>
        <w:rPr>
          <w:rFonts w:ascii="Arial" w:hAnsi="Arial"/>
          <w:sz w:val="32"/>
          <w:rPrChange w:id="113" w:author="Microsoft Word" w:date="2025-11-24T11:47:00Z" w16du:dateUtc="2025-11-24T06:17:00Z">
            <w:rPr>
              <w:sz w:val="32"/>
              <w:szCs w:val="32"/>
            </w:rPr>
          </w:rPrChange>
        </w:rPr>
      </w:pPr>
      <w:r>
        <w:rPr>
          <w:rFonts w:ascii="Arial" w:hAnsi="Arial"/>
          <w:sz w:val="32"/>
          <w:rPrChange w:id="114" w:author="Microsoft Word" w:date="2025-11-24T11:47:00Z" w16du:dateUtc="2025-11-24T06:17:00Z">
            <w:rPr>
              <w:sz w:val="32"/>
              <w:szCs w:val="32"/>
            </w:rPr>
          </w:rPrChange>
        </w:rPr>
        <w:t># Scatter Plot</w:t>
      </w:r>
    </w:p>
    <w:p w14:paraId="0A0A703D" w14:textId="77777777" w:rsidR="00DB703A" w:rsidRDefault="00DB703A" w:rsidP="00466916">
      <w:pPr>
        <w:tabs>
          <w:tab w:val="left" w:pos="1884"/>
        </w:tabs>
        <w:jc w:val="both"/>
        <w:rPr>
          <w:rFonts w:ascii="Arial" w:hAnsi="Arial"/>
          <w:sz w:val="32"/>
          <w:rPrChange w:id="115" w:author="Microsoft Word" w:date="2025-11-24T11:47:00Z" w16du:dateUtc="2025-11-24T06:17:00Z">
            <w:rPr>
              <w:sz w:val="32"/>
              <w:szCs w:val="32"/>
            </w:rPr>
          </w:rPrChange>
        </w:rPr>
      </w:pPr>
      <w:r>
        <w:rPr>
          <w:rFonts w:ascii="Arial" w:hAnsi="Arial"/>
          <w:sz w:val="32"/>
          <w:rPrChange w:id="116" w:author="Microsoft Word" w:date="2025-11-24T11:47:00Z" w16du:dateUtc="2025-11-24T06:17:00Z">
            <w:rPr>
              <w:sz w:val="32"/>
              <w:szCs w:val="32"/>
            </w:rPr>
          </w:rPrChange>
        </w:rPr>
        <w:t>plt.subplot(1, 3, 2)</w:t>
      </w:r>
    </w:p>
    <w:p w14:paraId="4D80951F" w14:textId="77777777" w:rsidR="00DB703A" w:rsidRDefault="00DB703A" w:rsidP="00466916">
      <w:pPr>
        <w:tabs>
          <w:tab w:val="left" w:pos="1884"/>
        </w:tabs>
        <w:jc w:val="both"/>
        <w:rPr>
          <w:rFonts w:ascii="Arial" w:hAnsi="Arial"/>
          <w:sz w:val="32"/>
          <w:rPrChange w:id="117" w:author="Microsoft Word" w:date="2025-11-24T11:47:00Z" w16du:dateUtc="2025-11-24T06:17:00Z">
            <w:rPr>
              <w:sz w:val="32"/>
              <w:szCs w:val="32"/>
            </w:rPr>
          </w:rPrChange>
        </w:rPr>
      </w:pPr>
      <w:r>
        <w:rPr>
          <w:rFonts w:ascii="Arial" w:hAnsi="Arial"/>
          <w:sz w:val="32"/>
          <w:rPrChange w:id="118" w:author="Microsoft Word" w:date="2025-11-24T11:47:00Z" w16du:dateUtc="2025-11-24T06:17:00Z">
            <w:rPr>
              <w:sz w:val="32"/>
              <w:szCs w:val="32"/>
            </w:rPr>
          </w:rPrChange>
        </w:rPr>
        <w:t>colors = {'setosa': 'red', 'versicolor': 'green', 'virginica': 'blue'}</w:t>
      </w:r>
    </w:p>
    <w:p w14:paraId="58E5B29B" w14:textId="77777777" w:rsidR="00DB703A" w:rsidRDefault="00DB703A" w:rsidP="00466916">
      <w:pPr>
        <w:tabs>
          <w:tab w:val="left" w:pos="1884"/>
        </w:tabs>
        <w:jc w:val="both"/>
        <w:rPr>
          <w:rFonts w:ascii="Arial" w:hAnsi="Arial"/>
          <w:sz w:val="32"/>
          <w:rPrChange w:id="119" w:author="Microsoft Word" w:date="2025-11-24T11:47:00Z" w16du:dateUtc="2025-11-24T06:17:00Z">
            <w:rPr>
              <w:sz w:val="32"/>
              <w:szCs w:val="32"/>
            </w:rPr>
          </w:rPrChange>
        </w:rPr>
      </w:pPr>
      <w:r>
        <w:rPr>
          <w:rFonts w:ascii="Arial" w:hAnsi="Arial"/>
          <w:sz w:val="32"/>
          <w:rPrChange w:id="120" w:author="Microsoft Word" w:date="2025-11-24T11:47:00Z" w16du:dateUtc="2025-11-24T06:17:00Z">
            <w:rPr>
              <w:sz w:val="32"/>
              <w:szCs w:val="32"/>
            </w:rPr>
          </w:rPrChange>
        </w:rPr>
        <w:t>plt.scatter(df['sepal_length'], df['sepal_width'], c=df['species'].map(colors))</w:t>
      </w:r>
    </w:p>
    <w:p w14:paraId="7F01D72C" w14:textId="77777777" w:rsidR="00DB703A" w:rsidRDefault="00DB703A" w:rsidP="00466916">
      <w:pPr>
        <w:tabs>
          <w:tab w:val="left" w:pos="1884"/>
        </w:tabs>
        <w:jc w:val="both"/>
        <w:rPr>
          <w:rFonts w:ascii="Arial" w:hAnsi="Arial"/>
          <w:sz w:val="32"/>
          <w:rPrChange w:id="121" w:author="Microsoft Word" w:date="2025-11-24T11:47:00Z" w16du:dateUtc="2025-11-24T06:17:00Z">
            <w:rPr>
              <w:sz w:val="32"/>
              <w:szCs w:val="32"/>
            </w:rPr>
          </w:rPrChange>
        </w:rPr>
      </w:pPr>
      <w:r>
        <w:rPr>
          <w:rFonts w:ascii="Arial" w:hAnsi="Arial"/>
          <w:sz w:val="32"/>
          <w:rPrChange w:id="122" w:author="Microsoft Word" w:date="2025-11-24T11:47:00Z" w16du:dateUtc="2025-11-24T06:17:00Z">
            <w:rPr>
              <w:sz w:val="32"/>
              <w:szCs w:val="32"/>
            </w:rPr>
          </w:rPrChange>
        </w:rPr>
        <w:t>plt.title('Scatter: Sepal Length vs Width')</w:t>
      </w:r>
    </w:p>
    <w:p w14:paraId="04A89E49" w14:textId="77777777" w:rsidR="00DB703A" w:rsidRDefault="00DB703A" w:rsidP="00466916">
      <w:pPr>
        <w:tabs>
          <w:tab w:val="left" w:pos="1884"/>
        </w:tabs>
        <w:jc w:val="both"/>
        <w:rPr>
          <w:rFonts w:ascii="Arial" w:hAnsi="Arial"/>
          <w:sz w:val="32"/>
          <w:rPrChange w:id="123" w:author="Microsoft Word" w:date="2025-11-24T11:47:00Z" w16du:dateUtc="2025-11-24T06:17:00Z">
            <w:rPr>
              <w:sz w:val="32"/>
              <w:szCs w:val="32"/>
            </w:rPr>
          </w:rPrChange>
        </w:rPr>
      </w:pPr>
      <w:r>
        <w:rPr>
          <w:rFonts w:ascii="Arial" w:hAnsi="Arial"/>
          <w:sz w:val="32"/>
          <w:rPrChange w:id="124" w:author="Microsoft Word" w:date="2025-11-24T11:47:00Z" w16du:dateUtc="2025-11-24T06:17:00Z">
            <w:rPr>
              <w:sz w:val="32"/>
              <w:szCs w:val="32"/>
            </w:rPr>
          </w:rPrChange>
        </w:rPr>
        <w:t>plt.xlabel('Sepal Length')</w:t>
      </w:r>
    </w:p>
    <w:p w14:paraId="53CD0E31" w14:textId="77777777" w:rsidR="00DB703A" w:rsidRDefault="00DB703A" w:rsidP="00466916">
      <w:pPr>
        <w:tabs>
          <w:tab w:val="left" w:pos="1884"/>
        </w:tabs>
        <w:jc w:val="both"/>
        <w:rPr>
          <w:rFonts w:ascii="Arial" w:hAnsi="Arial"/>
          <w:sz w:val="32"/>
          <w:rPrChange w:id="125" w:author="Microsoft Word" w:date="2025-11-24T11:47:00Z" w16du:dateUtc="2025-11-24T06:17:00Z">
            <w:rPr>
              <w:sz w:val="32"/>
              <w:szCs w:val="32"/>
            </w:rPr>
          </w:rPrChange>
        </w:rPr>
      </w:pPr>
      <w:r>
        <w:rPr>
          <w:rFonts w:ascii="Arial" w:hAnsi="Arial"/>
          <w:sz w:val="32"/>
          <w:rPrChange w:id="126" w:author="Microsoft Word" w:date="2025-11-24T11:47:00Z" w16du:dateUtc="2025-11-24T06:17:00Z">
            <w:rPr>
              <w:sz w:val="32"/>
              <w:szCs w:val="32"/>
            </w:rPr>
          </w:rPrChange>
        </w:rPr>
        <w:t>plt.ylabel('Sepal Width')</w:t>
      </w:r>
    </w:p>
    <w:p w14:paraId="7CA64610" w14:textId="77777777" w:rsidR="00DB703A" w:rsidRDefault="00DB703A" w:rsidP="00466916">
      <w:pPr>
        <w:tabs>
          <w:tab w:val="left" w:pos="1884"/>
        </w:tabs>
        <w:jc w:val="both"/>
        <w:rPr>
          <w:rFonts w:ascii="Arial" w:hAnsi="Arial"/>
          <w:sz w:val="32"/>
          <w:rPrChange w:id="127" w:author="Microsoft Word" w:date="2025-11-24T11:47:00Z" w16du:dateUtc="2025-11-24T06:17:00Z">
            <w:rPr>
              <w:sz w:val="32"/>
              <w:szCs w:val="32"/>
            </w:rPr>
          </w:rPrChange>
        </w:rPr>
      </w:pPr>
      <w:r>
        <w:rPr>
          <w:rFonts w:ascii="Arial" w:hAnsi="Arial"/>
          <w:sz w:val="32"/>
          <w:rPrChange w:id="128" w:author="Microsoft Word" w:date="2025-11-24T11:47:00Z" w16du:dateUtc="2025-11-24T06:17:00Z">
            <w:rPr>
              <w:sz w:val="32"/>
              <w:szCs w:val="32"/>
            </w:rPr>
          </w:rPrChange>
        </w:rPr>
        <w:t># Histogram</w:t>
      </w:r>
    </w:p>
    <w:p w14:paraId="11DAD2F8" w14:textId="77777777" w:rsidR="00DB703A" w:rsidRDefault="00DB703A" w:rsidP="00466916">
      <w:pPr>
        <w:tabs>
          <w:tab w:val="left" w:pos="1884"/>
        </w:tabs>
        <w:jc w:val="both"/>
        <w:rPr>
          <w:rFonts w:ascii="Arial" w:hAnsi="Arial"/>
          <w:sz w:val="32"/>
          <w:rPrChange w:id="129" w:author="Microsoft Word" w:date="2025-11-24T11:47:00Z" w16du:dateUtc="2025-11-24T06:17:00Z">
            <w:rPr>
              <w:sz w:val="32"/>
              <w:szCs w:val="32"/>
            </w:rPr>
          </w:rPrChange>
        </w:rPr>
      </w:pPr>
      <w:r>
        <w:rPr>
          <w:rFonts w:ascii="Arial" w:hAnsi="Arial"/>
          <w:sz w:val="32"/>
          <w:rPrChange w:id="130" w:author="Microsoft Word" w:date="2025-11-24T11:47:00Z" w16du:dateUtc="2025-11-24T06:17:00Z">
            <w:rPr>
              <w:sz w:val="32"/>
              <w:szCs w:val="32"/>
            </w:rPr>
          </w:rPrChange>
        </w:rPr>
        <w:t>plt.subplot(1, 3, 3)</w:t>
      </w:r>
    </w:p>
    <w:p w14:paraId="12DC3103" w14:textId="77777777" w:rsidR="00DB703A" w:rsidRDefault="00DB703A" w:rsidP="00466916">
      <w:pPr>
        <w:tabs>
          <w:tab w:val="left" w:pos="1884"/>
        </w:tabs>
        <w:jc w:val="both"/>
        <w:rPr>
          <w:rFonts w:ascii="Arial" w:hAnsi="Arial"/>
          <w:sz w:val="32"/>
          <w:rPrChange w:id="131" w:author="Microsoft Word" w:date="2025-11-24T11:47:00Z" w16du:dateUtc="2025-11-24T06:17:00Z">
            <w:rPr>
              <w:sz w:val="32"/>
              <w:szCs w:val="32"/>
            </w:rPr>
          </w:rPrChange>
        </w:rPr>
      </w:pPr>
      <w:r>
        <w:rPr>
          <w:rFonts w:ascii="Arial" w:hAnsi="Arial"/>
          <w:sz w:val="32"/>
          <w:rPrChange w:id="132" w:author="Microsoft Word" w:date="2025-11-24T11:47:00Z" w16du:dateUtc="2025-11-24T06:17:00Z">
            <w:rPr>
              <w:sz w:val="32"/>
              <w:szCs w:val="32"/>
            </w:rPr>
          </w:rPrChange>
        </w:rPr>
        <w:t>df['petal_length'].hist(bins=20, color='orange', edgecolor='black')</w:t>
      </w:r>
    </w:p>
    <w:p w14:paraId="24510D6B" w14:textId="77777777" w:rsidR="00DB703A" w:rsidRDefault="00DB703A" w:rsidP="00466916">
      <w:pPr>
        <w:tabs>
          <w:tab w:val="left" w:pos="1884"/>
        </w:tabs>
        <w:jc w:val="both"/>
        <w:rPr>
          <w:rFonts w:ascii="Arial" w:hAnsi="Arial"/>
          <w:sz w:val="32"/>
          <w:rPrChange w:id="133" w:author="Microsoft Word" w:date="2025-11-24T11:47:00Z" w16du:dateUtc="2025-11-24T06:17:00Z">
            <w:rPr>
              <w:sz w:val="32"/>
              <w:szCs w:val="32"/>
            </w:rPr>
          </w:rPrChange>
        </w:rPr>
      </w:pPr>
      <w:r>
        <w:rPr>
          <w:rFonts w:ascii="Arial" w:hAnsi="Arial"/>
          <w:sz w:val="32"/>
          <w:rPrChange w:id="134" w:author="Microsoft Word" w:date="2025-11-24T11:47:00Z" w16du:dateUtc="2025-11-24T06:17:00Z">
            <w:rPr>
              <w:sz w:val="32"/>
              <w:szCs w:val="32"/>
            </w:rPr>
          </w:rPrChange>
        </w:rPr>
        <w:t>plt.title('Histogram: Petal Length')</w:t>
      </w:r>
    </w:p>
    <w:p w14:paraId="547C86BB" w14:textId="77777777" w:rsidR="00DB703A" w:rsidRDefault="00DB703A" w:rsidP="00466916">
      <w:pPr>
        <w:tabs>
          <w:tab w:val="left" w:pos="1884"/>
        </w:tabs>
        <w:jc w:val="both"/>
        <w:rPr>
          <w:rFonts w:ascii="Arial" w:hAnsi="Arial"/>
          <w:sz w:val="32"/>
          <w:rPrChange w:id="135" w:author="Microsoft Word" w:date="2025-11-24T11:47:00Z" w16du:dateUtc="2025-11-24T06:17:00Z">
            <w:rPr>
              <w:sz w:val="32"/>
              <w:szCs w:val="32"/>
            </w:rPr>
          </w:rPrChange>
        </w:rPr>
      </w:pPr>
      <w:r>
        <w:rPr>
          <w:rFonts w:ascii="Arial" w:hAnsi="Arial"/>
          <w:sz w:val="32"/>
          <w:rPrChange w:id="136" w:author="Microsoft Word" w:date="2025-11-24T11:47:00Z" w16du:dateUtc="2025-11-24T06:17:00Z">
            <w:rPr>
              <w:sz w:val="32"/>
              <w:szCs w:val="32"/>
            </w:rPr>
          </w:rPrChange>
        </w:rPr>
        <w:t>plt.xlabel('Petal Length')</w:t>
      </w:r>
    </w:p>
    <w:p w14:paraId="48498B00" w14:textId="77777777" w:rsidR="00DB703A" w:rsidRDefault="00DB703A" w:rsidP="00466916">
      <w:pPr>
        <w:tabs>
          <w:tab w:val="left" w:pos="1884"/>
        </w:tabs>
        <w:jc w:val="both"/>
        <w:rPr>
          <w:rFonts w:ascii="Arial" w:hAnsi="Arial"/>
          <w:sz w:val="32"/>
          <w:rPrChange w:id="137" w:author="Microsoft Word" w:date="2025-11-24T11:47:00Z" w16du:dateUtc="2025-11-24T06:17:00Z">
            <w:rPr>
              <w:sz w:val="32"/>
              <w:szCs w:val="32"/>
            </w:rPr>
          </w:rPrChange>
        </w:rPr>
      </w:pPr>
      <w:r>
        <w:rPr>
          <w:rFonts w:ascii="Arial" w:hAnsi="Arial"/>
          <w:sz w:val="32"/>
          <w:rPrChange w:id="138" w:author="Microsoft Word" w:date="2025-11-24T11:47:00Z" w16du:dateUtc="2025-11-24T06:17:00Z">
            <w:rPr>
              <w:sz w:val="32"/>
              <w:szCs w:val="32"/>
            </w:rPr>
          </w:rPrChange>
        </w:rPr>
        <w:t>plt.tight_layout()</w:t>
      </w:r>
    </w:p>
    <w:p w14:paraId="21147FBC" w14:textId="77777777" w:rsidR="007203B4" w:rsidRDefault="00DB703A" w:rsidP="00466916">
      <w:pPr>
        <w:tabs>
          <w:tab w:val="left" w:pos="1884"/>
        </w:tabs>
        <w:jc w:val="both"/>
        <w:rPr>
          <w:rFonts w:ascii="Arial" w:hAnsi="Arial"/>
          <w:sz w:val="32"/>
          <w:rPrChange w:id="139" w:author="Microsoft Word" w:date="2025-11-24T11:47:00Z" w16du:dateUtc="2025-11-24T06:17:00Z">
            <w:rPr>
              <w:sz w:val="32"/>
              <w:szCs w:val="32"/>
            </w:rPr>
          </w:rPrChange>
        </w:rPr>
      </w:pPr>
      <w:r>
        <w:rPr>
          <w:rFonts w:ascii="Arial" w:hAnsi="Arial"/>
          <w:sz w:val="32"/>
          <w:rPrChange w:id="140" w:author="Microsoft Word" w:date="2025-11-24T11:47:00Z" w16du:dateUtc="2025-11-24T06:17:00Z">
            <w:rPr>
              <w:sz w:val="32"/>
              <w:szCs w:val="32"/>
            </w:rPr>
          </w:rPrChange>
        </w:rPr>
        <w:t>plt.show()</w:t>
      </w:r>
    </w:p>
    <w:p w14:paraId="665CD313" w14:textId="77777777" w:rsidR="007203B4" w:rsidRDefault="007203B4" w:rsidP="00466916">
      <w:pPr>
        <w:tabs>
          <w:tab w:val="left" w:pos="1884"/>
        </w:tabs>
        <w:jc w:val="both"/>
        <w:rPr>
          <w:rFonts w:ascii="Arial" w:hAnsi="Arial"/>
          <w:sz w:val="32"/>
          <w:rPrChange w:id="141" w:author="Microsoft Word" w:date="2025-11-24T11:47:00Z" w16du:dateUtc="2025-11-24T06:17:00Z">
            <w:rPr>
              <w:sz w:val="32"/>
              <w:szCs w:val="32"/>
            </w:rPr>
          </w:rPrChange>
        </w:rPr>
      </w:pPr>
    </w:p>
    <w:p w14:paraId="1941F091" w14:textId="77777777" w:rsidR="007203B4" w:rsidRDefault="007203B4" w:rsidP="00466916">
      <w:pPr>
        <w:tabs>
          <w:tab w:val="left" w:pos="1884"/>
        </w:tabs>
        <w:jc w:val="both"/>
        <w:rPr>
          <w:rFonts w:ascii="Arial" w:hAnsi="Arial"/>
          <w:sz w:val="32"/>
          <w:rPrChange w:id="142" w:author="Microsoft Word" w:date="2025-11-24T11:47:00Z" w16du:dateUtc="2025-11-24T06:17:00Z">
            <w:rPr>
              <w:sz w:val="32"/>
              <w:szCs w:val="32"/>
            </w:rPr>
          </w:rPrChange>
        </w:rPr>
      </w:pPr>
    </w:p>
    <w:p w14:paraId="28481409" w14:textId="77777777" w:rsidR="007203B4" w:rsidRDefault="007203B4" w:rsidP="00466916">
      <w:pPr>
        <w:tabs>
          <w:tab w:val="left" w:pos="1884"/>
        </w:tabs>
        <w:jc w:val="both"/>
        <w:rPr>
          <w:rFonts w:ascii="Arial" w:hAnsi="Arial"/>
          <w:sz w:val="32"/>
          <w:rPrChange w:id="143" w:author="Microsoft Word" w:date="2025-11-24T11:47:00Z" w16du:dateUtc="2025-11-24T06:17:00Z">
            <w:rPr>
              <w:sz w:val="32"/>
              <w:szCs w:val="32"/>
            </w:rPr>
          </w:rPrChange>
        </w:rPr>
      </w:pPr>
    </w:p>
    <w:p w14:paraId="4D8925F5" w14:textId="77777777" w:rsidR="007203B4" w:rsidRDefault="007203B4" w:rsidP="00466916">
      <w:pPr>
        <w:tabs>
          <w:tab w:val="left" w:pos="1884"/>
        </w:tabs>
        <w:jc w:val="both"/>
        <w:rPr>
          <w:rFonts w:ascii="Arial" w:hAnsi="Arial"/>
          <w:sz w:val="32"/>
          <w:rPrChange w:id="144" w:author="Microsoft Word" w:date="2025-11-24T11:47:00Z" w16du:dateUtc="2025-11-24T06:17:00Z">
            <w:rPr>
              <w:sz w:val="32"/>
              <w:szCs w:val="32"/>
            </w:rPr>
          </w:rPrChange>
        </w:rPr>
      </w:pPr>
    </w:p>
    <w:p w14:paraId="12F813DE" w14:textId="77777777" w:rsidR="007203B4" w:rsidRDefault="007203B4" w:rsidP="00466916">
      <w:pPr>
        <w:tabs>
          <w:tab w:val="left" w:pos="1884"/>
        </w:tabs>
        <w:jc w:val="both"/>
        <w:rPr>
          <w:rFonts w:ascii="Arial" w:hAnsi="Arial"/>
          <w:sz w:val="32"/>
          <w:rPrChange w:id="145" w:author="Microsoft Word" w:date="2025-11-24T11:47:00Z" w16du:dateUtc="2025-11-24T06:17:00Z">
            <w:rPr>
              <w:sz w:val="32"/>
              <w:szCs w:val="32"/>
            </w:rPr>
          </w:rPrChange>
        </w:rPr>
      </w:pPr>
    </w:p>
    <w:p w14:paraId="053D46C1" w14:textId="60831DA0" w:rsidR="00E96FDD" w:rsidRDefault="00E96FDD" w:rsidP="00466916">
      <w:pPr>
        <w:tabs>
          <w:tab w:val="left" w:pos="1884"/>
        </w:tabs>
        <w:jc w:val="both"/>
        <w:rPr>
          <w:rFonts w:ascii="Arial" w:hAnsi="Arial"/>
          <w:sz w:val="32"/>
          <w:rPrChange w:id="146" w:author="Microsoft Word" w:date="2025-11-24T11:47:00Z" w16du:dateUtc="2025-11-24T06:17:00Z">
            <w:rPr>
              <w:sz w:val="32"/>
              <w:szCs w:val="32"/>
            </w:rPr>
          </w:rPrChange>
        </w:rPr>
      </w:pPr>
      <w:r>
        <w:rPr>
          <w:rFonts w:ascii="Arial" w:hAnsi="Arial"/>
          <w:b/>
          <w:i/>
          <w:sz w:val="32"/>
          <w:rPrChange w:id="147" w:author="Microsoft Word" w:date="2025-11-24T11:47:00Z" w16du:dateUtc="2025-11-24T06:17:00Z">
            <w:rPr>
              <w:b/>
              <w:bCs/>
              <w:i/>
              <w:iCs/>
              <w:sz w:val="32"/>
              <w:szCs w:val="32"/>
            </w:rPr>
          </w:rPrChange>
        </w:rPr>
        <w:lastRenderedPageBreak/>
        <w:t>OUTPUT:</w:t>
      </w:r>
    </w:p>
    <w:p w14:paraId="0E315E02" w14:textId="77777777" w:rsidR="00E96FDD" w:rsidRDefault="00E96FDD" w:rsidP="00466916">
      <w:pPr>
        <w:tabs>
          <w:tab w:val="left" w:pos="1884"/>
        </w:tabs>
        <w:jc w:val="both"/>
        <w:rPr>
          <w:rFonts w:ascii="Arial" w:hAnsi="Arial"/>
          <w:b/>
          <w:i/>
          <w:sz w:val="32"/>
          <w:rPrChange w:id="148" w:author="Microsoft Word" w:date="2025-11-24T11:47:00Z" w16du:dateUtc="2025-11-24T06:17:00Z">
            <w:rPr>
              <w:b/>
              <w:bCs/>
              <w:i/>
              <w:iCs/>
              <w:sz w:val="32"/>
              <w:szCs w:val="32"/>
            </w:rPr>
          </w:rPrChange>
        </w:rPr>
      </w:pPr>
    </w:p>
    <w:p w14:paraId="32975E08" w14:textId="77777777" w:rsidR="00751083" w:rsidRDefault="00000000">
      <w:pPr>
        <w:tabs>
          <w:tab w:val="left" w:pos="1884"/>
        </w:tabs>
        <w:jc w:val="both"/>
        <w:rPr>
          <w:del w:id="149" w:author="Microsoft Word" w:date="2025-11-24T11:47:00Z" w16du:dateUtc="2025-11-24T06:17:00Z"/>
          <w:rFonts w:ascii="Arial" w:hAnsi="Arial" w:cs="Arial"/>
          <w:b/>
          <w:bCs/>
          <w:i/>
          <w:iCs/>
          <w:sz w:val="32"/>
          <w:szCs w:val="32"/>
        </w:rPr>
      </w:pPr>
      <w:del w:id="150" w:author="Microsoft Word" w:date="2025-11-24T11:47:00Z" w16du:dateUtc="2025-11-24T06:17:00Z">
        <w:r>
          <w:rPr>
            <w:rFonts w:ascii="Arial" w:hAnsi="Arial" w:cs="Arial"/>
            <w:b/>
            <w:bCs/>
            <w:i/>
            <w:iCs/>
            <w:noProof/>
            <w:sz w:val="32"/>
            <w:szCs w:val="32"/>
          </w:rPr>
          <w:drawing>
            <wp:inline distT="0" distB="0" distL="0" distR="0" wp14:anchorId="73FF2C73" wp14:editId="1F5925ED">
              <wp:extent cx="5731510" cy="1951990"/>
              <wp:effectExtent l="0" t="0" r="2540" b="0"/>
              <wp:docPr id="801561926" name="Picture 5"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15806" name="Picture 5" descr="A graph with different colored dots&#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951990"/>
                      </a:xfrm>
                      <a:prstGeom prst="rect">
                        <a:avLst/>
                      </a:prstGeom>
                    </pic:spPr>
                  </pic:pic>
                </a:graphicData>
              </a:graphic>
            </wp:inline>
          </w:drawing>
        </w:r>
      </w:del>
    </w:p>
    <w:p w14:paraId="180752C5" w14:textId="19A14215" w:rsidR="00E96FDD" w:rsidRDefault="007203B4" w:rsidP="00466916">
      <w:pPr>
        <w:tabs>
          <w:tab w:val="left" w:pos="1884"/>
        </w:tabs>
        <w:jc w:val="both"/>
        <w:rPr>
          <w:ins w:id="151" w:author="Microsoft Word" w:date="2025-11-24T11:47:00Z" w16du:dateUtc="2025-11-24T06:17:00Z"/>
          <w:b/>
          <w:bCs/>
          <w:i/>
          <w:iCs/>
          <w:noProof/>
          <w:sz w:val="32"/>
          <w:szCs w:val="32"/>
        </w:rPr>
      </w:pPr>
      <w:ins w:id="152" w:author="Microsoft Word" w:date="2025-11-24T11:47:00Z" w16du:dateUtc="2025-11-24T06:17:00Z">
        <w:r>
          <w:rPr>
            <w:b/>
            <w:bCs/>
            <w:i/>
            <w:iCs/>
            <w:noProof/>
            <w:sz w:val="32"/>
            <w:szCs w:val="32"/>
          </w:rPr>
          <w:drawing>
            <wp:inline distT="0" distB="0" distL="0" distR="0" wp14:anchorId="5A70EB15" wp14:editId="17FAD6EB">
              <wp:extent cx="5731510" cy="1951990"/>
              <wp:effectExtent l="0" t="0" r="2540" b="0"/>
              <wp:docPr id="1007115806" name="Picture 5"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15806" name="Picture 5" descr="A graph with different colored do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951990"/>
                      </a:xfrm>
                      <a:prstGeom prst="rect">
                        <a:avLst/>
                      </a:prstGeom>
                    </pic:spPr>
                  </pic:pic>
                </a:graphicData>
              </a:graphic>
            </wp:inline>
          </w:drawing>
        </w:r>
      </w:ins>
    </w:p>
    <w:p w14:paraId="2CF04284" w14:textId="77777777" w:rsidR="00E96FDD" w:rsidRDefault="00E96FDD" w:rsidP="00466916">
      <w:pPr>
        <w:jc w:val="both"/>
        <w:rPr>
          <w:rFonts w:ascii="Arial" w:hAnsi="Arial"/>
          <w:sz w:val="32"/>
          <w:rPrChange w:id="153" w:author="Microsoft Word" w:date="2025-11-24T11:47:00Z" w16du:dateUtc="2025-11-24T06:17:00Z">
            <w:rPr>
              <w:sz w:val="32"/>
              <w:szCs w:val="32"/>
            </w:rPr>
          </w:rPrChange>
        </w:rPr>
      </w:pPr>
    </w:p>
    <w:p w14:paraId="3307C66A" w14:textId="77777777" w:rsidR="00E96FDD" w:rsidRDefault="00E96FDD" w:rsidP="00466916">
      <w:pPr>
        <w:jc w:val="both"/>
        <w:rPr>
          <w:rFonts w:ascii="Arial" w:hAnsi="Arial"/>
          <w:sz w:val="32"/>
          <w:rPrChange w:id="154" w:author="Microsoft Word" w:date="2025-11-24T11:47:00Z" w16du:dateUtc="2025-11-24T06:17:00Z">
            <w:rPr>
              <w:sz w:val="32"/>
              <w:szCs w:val="32"/>
            </w:rPr>
          </w:rPrChange>
        </w:rPr>
      </w:pPr>
    </w:p>
    <w:p w14:paraId="3E50E5CF" w14:textId="77777777" w:rsidR="00E96FDD" w:rsidRDefault="00E96FDD" w:rsidP="00466916">
      <w:pPr>
        <w:jc w:val="both"/>
        <w:rPr>
          <w:rFonts w:ascii="Arial" w:hAnsi="Arial"/>
          <w:b/>
          <w:i/>
          <w:sz w:val="32"/>
          <w:rPrChange w:id="155" w:author="Microsoft Word" w:date="2025-11-24T11:47:00Z" w16du:dateUtc="2025-11-24T06:17:00Z">
            <w:rPr>
              <w:b/>
              <w:bCs/>
              <w:i/>
              <w:iCs/>
              <w:noProof/>
              <w:sz w:val="32"/>
              <w:szCs w:val="32"/>
            </w:rPr>
          </w:rPrChange>
        </w:rPr>
      </w:pPr>
    </w:p>
    <w:p w14:paraId="7F28BBBD" w14:textId="58B75006" w:rsidR="00E96FDD" w:rsidRDefault="00E96FDD" w:rsidP="00466916">
      <w:pPr>
        <w:tabs>
          <w:tab w:val="left" w:pos="1020"/>
        </w:tabs>
        <w:jc w:val="both"/>
        <w:rPr>
          <w:rFonts w:ascii="Arial" w:hAnsi="Arial"/>
          <w:sz w:val="32"/>
          <w:rPrChange w:id="156" w:author="Microsoft Word" w:date="2025-11-24T11:47:00Z" w16du:dateUtc="2025-11-24T06:17:00Z">
            <w:rPr>
              <w:sz w:val="32"/>
              <w:szCs w:val="32"/>
            </w:rPr>
          </w:rPrChange>
        </w:rPr>
      </w:pPr>
      <w:r>
        <w:rPr>
          <w:rFonts w:ascii="Arial" w:hAnsi="Arial"/>
          <w:sz w:val="32"/>
          <w:rPrChange w:id="157" w:author="Microsoft Word" w:date="2025-11-24T11:47:00Z" w16du:dateUtc="2025-11-24T06:17:00Z">
            <w:rPr>
              <w:sz w:val="32"/>
              <w:szCs w:val="32"/>
            </w:rPr>
          </w:rPrChange>
        </w:rPr>
        <w:tab/>
      </w:r>
    </w:p>
    <w:p w14:paraId="283699BB" w14:textId="77777777" w:rsidR="00E96FDD" w:rsidRDefault="00E96FDD" w:rsidP="00466916">
      <w:pPr>
        <w:tabs>
          <w:tab w:val="left" w:pos="1020"/>
        </w:tabs>
        <w:jc w:val="both"/>
        <w:rPr>
          <w:rFonts w:ascii="Arial" w:hAnsi="Arial"/>
          <w:sz w:val="32"/>
          <w:rPrChange w:id="158" w:author="Microsoft Word" w:date="2025-11-24T11:47:00Z" w16du:dateUtc="2025-11-24T06:17:00Z">
            <w:rPr>
              <w:sz w:val="32"/>
              <w:szCs w:val="32"/>
            </w:rPr>
          </w:rPrChange>
        </w:rPr>
      </w:pPr>
    </w:p>
    <w:p w14:paraId="104FFFDE" w14:textId="77777777" w:rsidR="00E96FDD" w:rsidRDefault="00E96FDD" w:rsidP="00466916">
      <w:pPr>
        <w:tabs>
          <w:tab w:val="left" w:pos="1020"/>
        </w:tabs>
        <w:jc w:val="both"/>
        <w:rPr>
          <w:rFonts w:ascii="Arial" w:hAnsi="Arial"/>
          <w:sz w:val="32"/>
          <w:rPrChange w:id="159" w:author="Microsoft Word" w:date="2025-11-24T11:47:00Z" w16du:dateUtc="2025-11-24T06:17:00Z">
            <w:rPr>
              <w:sz w:val="32"/>
              <w:szCs w:val="32"/>
            </w:rPr>
          </w:rPrChange>
        </w:rPr>
      </w:pPr>
    </w:p>
    <w:p w14:paraId="6D5EE404" w14:textId="77777777" w:rsidR="00E96FDD" w:rsidRDefault="00E96FDD" w:rsidP="00466916">
      <w:pPr>
        <w:tabs>
          <w:tab w:val="left" w:pos="1020"/>
        </w:tabs>
        <w:jc w:val="both"/>
        <w:rPr>
          <w:rFonts w:ascii="Arial" w:hAnsi="Arial"/>
          <w:sz w:val="32"/>
          <w:rPrChange w:id="160" w:author="Microsoft Word" w:date="2025-11-24T11:47:00Z" w16du:dateUtc="2025-11-24T06:17:00Z">
            <w:rPr>
              <w:sz w:val="32"/>
              <w:szCs w:val="32"/>
            </w:rPr>
          </w:rPrChange>
        </w:rPr>
      </w:pPr>
    </w:p>
    <w:p w14:paraId="7E485046" w14:textId="77777777" w:rsidR="00E96FDD" w:rsidRDefault="00E96FDD" w:rsidP="00466916">
      <w:pPr>
        <w:tabs>
          <w:tab w:val="left" w:pos="1020"/>
        </w:tabs>
        <w:jc w:val="both"/>
        <w:rPr>
          <w:rFonts w:ascii="Arial" w:hAnsi="Arial"/>
          <w:sz w:val="32"/>
          <w:rPrChange w:id="161" w:author="Microsoft Word" w:date="2025-11-24T11:47:00Z" w16du:dateUtc="2025-11-24T06:17:00Z">
            <w:rPr>
              <w:sz w:val="32"/>
              <w:szCs w:val="32"/>
            </w:rPr>
          </w:rPrChange>
        </w:rPr>
      </w:pPr>
    </w:p>
    <w:p w14:paraId="28BC157B" w14:textId="77777777" w:rsidR="00E96FDD" w:rsidRDefault="00E96FDD" w:rsidP="00466916">
      <w:pPr>
        <w:tabs>
          <w:tab w:val="left" w:pos="1020"/>
        </w:tabs>
        <w:jc w:val="both"/>
        <w:rPr>
          <w:rFonts w:ascii="Arial" w:hAnsi="Arial"/>
          <w:sz w:val="32"/>
          <w:rPrChange w:id="162" w:author="Microsoft Word" w:date="2025-11-24T11:47:00Z" w16du:dateUtc="2025-11-24T06:17:00Z">
            <w:rPr>
              <w:sz w:val="32"/>
              <w:szCs w:val="32"/>
            </w:rPr>
          </w:rPrChange>
        </w:rPr>
      </w:pPr>
    </w:p>
    <w:p w14:paraId="08AFBA47" w14:textId="77777777" w:rsidR="007203B4" w:rsidRDefault="007203B4" w:rsidP="00466916">
      <w:pPr>
        <w:tabs>
          <w:tab w:val="left" w:pos="1020"/>
        </w:tabs>
        <w:jc w:val="both"/>
        <w:rPr>
          <w:rFonts w:ascii="Arial" w:hAnsi="Arial"/>
          <w:sz w:val="32"/>
          <w:rPrChange w:id="163" w:author="Microsoft Word" w:date="2025-11-24T11:47:00Z" w16du:dateUtc="2025-11-24T06:17:00Z">
            <w:rPr>
              <w:sz w:val="32"/>
              <w:szCs w:val="32"/>
            </w:rPr>
          </w:rPrChange>
        </w:rPr>
      </w:pPr>
    </w:p>
    <w:p w14:paraId="401CB2D7" w14:textId="77777777" w:rsidR="007203B4" w:rsidRDefault="007203B4" w:rsidP="00466916">
      <w:pPr>
        <w:tabs>
          <w:tab w:val="left" w:pos="1020"/>
        </w:tabs>
        <w:jc w:val="both"/>
        <w:rPr>
          <w:rFonts w:ascii="Arial" w:hAnsi="Arial"/>
          <w:sz w:val="32"/>
          <w:rPrChange w:id="164" w:author="Microsoft Word" w:date="2025-11-24T11:47:00Z" w16du:dateUtc="2025-11-24T06:17:00Z">
            <w:rPr>
              <w:sz w:val="32"/>
              <w:szCs w:val="32"/>
            </w:rPr>
          </w:rPrChange>
        </w:rPr>
      </w:pPr>
    </w:p>
    <w:p w14:paraId="7CFCDC1F" w14:textId="77777777" w:rsidR="007203B4" w:rsidRDefault="007203B4" w:rsidP="00466916">
      <w:pPr>
        <w:tabs>
          <w:tab w:val="left" w:pos="1020"/>
        </w:tabs>
        <w:jc w:val="both"/>
        <w:rPr>
          <w:rFonts w:ascii="Arial" w:hAnsi="Arial"/>
          <w:sz w:val="32"/>
          <w:rPrChange w:id="165" w:author="Microsoft Word" w:date="2025-11-24T11:47:00Z" w16du:dateUtc="2025-11-24T06:17:00Z">
            <w:rPr>
              <w:sz w:val="32"/>
              <w:szCs w:val="32"/>
            </w:rPr>
          </w:rPrChange>
        </w:rPr>
      </w:pPr>
    </w:p>
    <w:p w14:paraId="0153F281" w14:textId="77777777" w:rsidR="007203B4" w:rsidRDefault="007203B4" w:rsidP="00466916">
      <w:pPr>
        <w:tabs>
          <w:tab w:val="left" w:pos="1020"/>
        </w:tabs>
        <w:jc w:val="both"/>
        <w:rPr>
          <w:rFonts w:ascii="Arial" w:hAnsi="Arial"/>
          <w:sz w:val="32"/>
          <w:rPrChange w:id="166" w:author="Microsoft Word" w:date="2025-11-24T11:47:00Z" w16du:dateUtc="2025-11-24T06:17:00Z">
            <w:rPr>
              <w:sz w:val="32"/>
              <w:szCs w:val="32"/>
            </w:rPr>
          </w:rPrChange>
        </w:rPr>
      </w:pPr>
    </w:p>
    <w:p w14:paraId="46BF84F7" w14:textId="77777777" w:rsidR="007203B4" w:rsidRDefault="007203B4" w:rsidP="00466916">
      <w:pPr>
        <w:tabs>
          <w:tab w:val="left" w:pos="1020"/>
        </w:tabs>
        <w:jc w:val="both"/>
        <w:rPr>
          <w:rFonts w:ascii="Arial" w:hAnsi="Arial"/>
          <w:sz w:val="32"/>
          <w:rPrChange w:id="167" w:author="Microsoft Word" w:date="2025-11-24T11:47:00Z" w16du:dateUtc="2025-11-24T06:17:00Z">
            <w:rPr>
              <w:sz w:val="32"/>
              <w:szCs w:val="32"/>
            </w:rPr>
          </w:rPrChange>
        </w:rPr>
      </w:pPr>
    </w:p>
    <w:p w14:paraId="4D9D69BB" w14:textId="77777777" w:rsidR="007203B4" w:rsidRDefault="007203B4" w:rsidP="00466916">
      <w:pPr>
        <w:tabs>
          <w:tab w:val="left" w:pos="1020"/>
        </w:tabs>
        <w:jc w:val="both"/>
        <w:rPr>
          <w:rFonts w:ascii="Arial" w:hAnsi="Arial"/>
          <w:b/>
          <w:sz w:val="36"/>
          <w:rPrChange w:id="168" w:author="Microsoft Word" w:date="2025-11-24T11:47:00Z" w16du:dateUtc="2025-11-24T06:17:00Z">
            <w:rPr>
              <w:sz w:val="32"/>
              <w:szCs w:val="32"/>
            </w:rPr>
          </w:rPrChange>
        </w:rPr>
      </w:pPr>
    </w:p>
    <w:p w14:paraId="03DB4629" w14:textId="64CD18AC" w:rsidR="00E96FDD" w:rsidRDefault="00E96FDD" w:rsidP="00466916">
      <w:pPr>
        <w:tabs>
          <w:tab w:val="left" w:pos="1020"/>
        </w:tabs>
        <w:jc w:val="center"/>
        <w:rPr>
          <w:rFonts w:ascii="Arial" w:hAnsi="Arial"/>
          <w:b/>
          <w:sz w:val="36"/>
          <w:rPrChange w:id="169" w:author="Microsoft Word" w:date="2025-11-24T11:47:00Z" w16du:dateUtc="2025-11-24T06:17:00Z">
            <w:rPr>
              <w:b/>
              <w:bCs/>
              <w:sz w:val="36"/>
              <w:szCs w:val="36"/>
            </w:rPr>
          </w:rPrChange>
        </w:rPr>
      </w:pPr>
      <w:r>
        <w:rPr>
          <w:rFonts w:ascii="Arial" w:hAnsi="Arial"/>
          <w:b/>
          <w:sz w:val="36"/>
          <w:rPrChange w:id="170" w:author="Microsoft Word" w:date="2025-11-24T11:47:00Z" w16du:dateUtc="2025-11-24T06:17:00Z">
            <w:rPr>
              <w:b/>
              <w:bCs/>
              <w:sz w:val="36"/>
              <w:szCs w:val="36"/>
            </w:rPr>
          </w:rPrChange>
        </w:rPr>
        <w:lastRenderedPageBreak/>
        <w:t xml:space="preserve">EXPERIMENT </w:t>
      </w:r>
      <w:r w:rsidR="00E33698">
        <w:rPr>
          <w:rFonts w:ascii="Arial" w:hAnsi="Arial"/>
          <w:b/>
          <w:sz w:val="36"/>
          <w:rPrChange w:id="171" w:author="Microsoft Word" w:date="2025-11-24T11:47:00Z" w16du:dateUtc="2025-11-24T06:17:00Z">
            <w:rPr>
              <w:b/>
              <w:bCs/>
              <w:sz w:val="36"/>
              <w:szCs w:val="36"/>
            </w:rPr>
          </w:rPrChange>
        </w:rPr>
        <w:t>:-3</w:t>
      </w:r>
    </w:p>
    <w:p w14:paraId="6B272190" w14:textId="77777777" w:rsidR="00E96FDD" w:rsidRDefault="00E96FDD" w:rsidP="00466916">
      <w:pPr>
        <w:tabs>
          <w:tab w:val="left" w:pos="1020"/>
        </w:tabs>
        <w:jc w:val="both"/>
        <w:rPr>
          <w:rFonts w:ascii="Arial" w:hAnsi="Arial"/>
          <w:b/>
          <w:sz w:val="36"/>
          <w:rPrChange w:id="172" w:author="Microsoft Word" w:date="2025-11-24T11:47:00Z" w16du:dateUtc="2025-11-24T06:17:00Z">
            <w:rPr>
              <w:b/>
              <w:sz w:val="36"/>
              <w:szCs w:val="36"/>
            </w:rPr>
          </w:rPrChange>
        </w:rPr>
      </w:pPr>
      <w:r>
        <w:rPr>
          <w:rFonts w:ascii="Arial" w:hAnsi="Arial"/>
          <w:b/>
          <w:sz w:val="36"/>
          <w:rPrChange w:id="173" w:author="Microsoft Word" w:date="2025-11-24T11:47:00Z" w16du:dateUtc="2025-11-24T06:17:00Z">
            <w:rPr>
              <w:b/>
              <w:sz w:val="36"/>
              <w:szCs w:val="36"/>
            </w:rPr>
          </w:rPrChange>
        </w:rPr>
        <w:t>Aim:</w:t>
      </w:r>
    </w:p>
    <w:p w14:paraId="573F7FC1" w14:textId="77777777" w:rsidR="00E96FDD" w:rsidRDefault="00E96FDD" w:rsidP="00466916">
      <w:pPr>
        <w:tabs>
          <w:tab w:val="left" w:pos="1020"/>
        </w:tabs>
        <w:jc w:val="both"/>
        <w:rPr>
          <w:rFonts w:ascii="Arial" w:hAnsi="Arial"/>
          <w:sz w:val="36"/>
          <w:rPrChange w:id="174" w:author="Microsoft Word" w:date="2025-11-24T11:47:00Z" w16du:dateUtc="2025-11-24T06:17:00Z">
            <w:rPr>
              <w:sz w:val="36"/>
              <w:szCs w:val="36"/>
            </w:rPr>
          </w:rPrChange>
        </w:rPr>
      </w:pPr>
      <w:r>
        <w:rPr>
          <w:rFonts w:ascii="Arial" w:hAnsi="Arial"/>
          <w:sz w:val="36"/>
          <w:rPrChange w:id="175" w:author="Microsoft Word" w:date="2025-11-24T11:47:00Z" w16du:dateUtc="2025-11-24T06:17:00Z">
            <w:rPr>
              <w:sz w:val="36"/>
              <w:szCs w:val="36"/>
            </w:rPr>
          </w:rPrChange>
        </w:rPr>
        <w:t xml:space="preserve"> Handle missing values, encode categorical data, scale features.</w:t>
      </w:r>
    </w:p>
    <w:p w14:paraId="3A15056D" w14:textId="77777777" w:rsidR="00E96FDD" w:rsidRDefault="00E96FDD" w:rsidP="00466916">
      <w:pPr>
        <w:tabs>
          <w:tab w:val="left" w:pos="1020"/>
        </w:tabs>
        <w:jc w:val="both"/>
        <w:rPr>
          <w:rFonts w:ascii="Arial" w:hAnsi="Arial"/>
          <w:b/>
          <w:sz w:val="36"/>
          <w:rPrChange w:id="176" w:author="Microsoft Word" w:date="2025-11-24T11:47:00Z" w16du:dateUtc="2025-11-24T06:17:00Z">
            <w:rPr>
              <w:b/>
              <w:sz w:val="36"/>
              <w:szCs w:val="36"/>
            </w:rPr>
          </w:rPrChange>
        </w:rPr>
      </w:pPr>
      <w:r>
        <w:rPr>
          <w:rFonts w:ascii="Arial" w:hAnsi="Arial"/>
          <w:b/>
          <w:sz w:val="36"/>
          <w:rPrChange w:id="177" w:author="Microsoft Word" w:date="2025-11-24T11:47:00Z" w16du:dateUtc="2025-11-24T06:17:00Z">
            <w:rPr>
              <w:b/>
              <w:sz w:val="36"/>
              <w:szCs w:val="36"/>
            </w:rPr>
          </w:rPrChange>
        </w:rPr>
        <w:t>Description:</w:t>
      </w:r>
    </w:p>
    <w:p w14:paraId="537DF92B" w14:textId="77777777" w:rsidR="00E96FDD" w:rsidRDefault="00E96FDD" w:rsidP="00466916">
      <w:pPr>
        <w:tabs>
          <w:tab w:val="left" w:pos="1020"/>
        </w:tabs>
        <w:jc w:val="both"/>
        <w:rPr>
          <w:rFonts w:ascii="Arial" w:hAnsi="Arial"/>
          <w:sz w:val="32"/>
          <w:rPrChange w:id="178" w:author="Microsoft Word" w:date="2025-11-24T11:47:00Z" w16du:dateUtc="2025-11-24T06:17:00Z">
            <w:rPr>
              <w:sz w:val="32"/>
              <w:szCs w:val="32"/>
            </w:rPr>
          </w:rPrChange>
        </w:rPr>
      </w:pPr>
      <w:r>
        <w:rPr>
          <w:rFonts w:ascii="Arial" w:hAnsi="Arial"/>
          <w:sz w:val="36"/>
          <w:rPrChange w:id="179" w:author="Microsoft Word" w:date="2025-11-24T11:47:00Z" w16du:dateUtc="2025-11-24T06:17:00Z">
            <w:rPr>
              <w:sz w:val="36"/>
              <w:szCs w:val="36"/>
            </w:rPr>
          </w:rPrChange>
        </w:rPr>
        <w:t xml:space="preserve"> </w:t>
      </w:r>
      <w:r>
        <w:rPr>
          <w:rFonts w:ascii="Arial" w:hAnsi="Arial"/>
          <w:sz w:val="36"/>
          <w:rPrChange w:id="180" w:author="Microsoft Word" w:date="2025-11-24T11:47:00Z" w16du:dateUtc="2025-11-24T06:17:00Z">
            <w:rPr>
              <w:sz w:val="36"/>
              <w:szCs w:val="36"/>
            </w:rPr>
          </w:rPrChange>
        </w:rPr>
        <w:tab/>
      </w:r>
      <w:r>
        <w:rPr>
          <w:rFonts w:ascii="Arial" w:hAnsi="Arial"/>
          <w:sz w:val="32"/>
          <w:rPrChange w:id="181" w:author="Microsoft Word" w:date="2025-11-24T11:47:00Z" w16du:dateUtc="2025-11-24T06:17:00Z">
            <w:rPr>
              <w:sz w:val="32"/>
              <w:szCs w:val="32"/>
            </w:rPr>
          </w:rPrChange>
        </w:rPr>
        <w:t>This program loads the Titanic dataset using pandas, then performs essential data preprocessing steps: fills missing values in Age and Fare with their median and Embarked with the mode, encodes categorical columns Sex and Embarked using LabelEncoder from scikit-learn, and applies StandardScaler to normalize Age and Fare to zero mean and unit variance — transforming raw data into a clean, numerical format ready for machine learning models.</w:t>
      </w:r>
    </w:p>
    <w:p w14:paraId="22CCC6E8" w14:textId="77777777" w:rsidR="00E96FDD" w:rsidRDefault="00E96FDD" w:rsidP="00466916">
      <w:pPr>
        <w:tabs>
          <w:tab w:val="left" w:pos="1020"/>
        </w:tabs>
        <w:jc w:val="both"/>
        <w:rPr>
          <w:rFonts w:ascii="Arial" w:hAnsi="Arial"/>
          <w:b/>
          <w:sz w:val="36"/>
          <w:rPrChange w:id="182" w:author="Microsoft Word" w:date="2025-11-24T11:47:00Z" w16du:dateUtc="2025-11-24T06:17:00Z">
            <w:rPr>
              <w:b/>
              <w:sz w:val="36"/>
              <w:szCs w:val="36"/>
            </w:rPr>
          </w:rPrChange>
        </w:rPr>
      </w:pPr>
      <w:r>
        <w:rPr>
          <w:rFonts w:ascii="Arial" w:hAnsi="Arial"/>
          <w:b/>
          <w:sz w:val="36"/>
          <w:rPrChange w:id="183" w:author="Microsoft Word" w:date="2025-11-24T11:47:00Z" w16du:dateUtc="2025-11-24T06:17:00Z">
            <w:rPr>
              <w:b/>
              <w:sz w:val="36"/>
              <w:szCs w:val="36"/>
            </w:rPr>
          </w:rPrChange>
        </w:rPr>
        <w:t>Dataset Link:</w:t>
      </w:r>
    </w:p>
    <w:p w14:paraId="3A10A92C" w14:textId="77777777" w:rsidR="00751083" w:rsidRDefault="00000000">
      <w:pPr>
        <w:tabs>
          <w:tab w:val="left" w:pos="1020"/>
        </w:tabs>
        <w:jc w:val="both"/>
        <w:rPr>
          <w:del w:id="184" w:author="Microsoft Word" w:date="2025-11-24T11:47:00Z" w16du:dateUtc="2025-11-24T06:17:00Z"/>
          <w:rFonts w:ascii="Arial" w:hAnsi="Arial" w:cs="Arial"/>
          <w:sz w:val="36"/>
          <w:szCs w:val="36"/>
        </w:rPr>
      </w:pPr>
      <w:del w:id="185" w:author="Microsoft Word" w:date="2025-11-24T11:47:00Z" w16du:dateUtc="2025-11-24T06:17:00Z">
        <w:r>
          <w:fldChar w:fldCharType="begin"/>
        </w:r>
        <w:r>
          <w:rPr>
            <w:rFonts w:ascii="Arial" w:hAnsi="Arial" w:cs="Arial"/>
          </w:rPr>
          <w:delInstrText xml:space="preserve"> HYPERLINK "https://raw.githubusercontent.com/datasciencedojo/datasets/master/titanic.csv" </w:delInstrText>
        </w:r>
        <w:r>
          <w:fldChar w:fldCharType="separate"/>
        </w:r>
        <w:r>
          <w:rPr>
            <w:rStyle w:val="Hyperlink"/>
            <w:rFonts w:ascii="Arial" w:hAnsi="Arial" w:cs="Arial"/>
            <w:sz w:val="36"/>
            <w:szCs w:val="36"/>
          </w:rPr>
          <w:delText>https://raw.githubusercontent.com/datasciencedojo/datasets/master/titanic.csv</w:delText>
        </w:r>
        <w:r>
          <w:rPr>
            <w:rStyle w:val="Hyperlink"/>
            <w:rFonts w:ascii="Arial" w:hAnsi="Arial" w:cs="Arial"/>
            <w:sz w:val="36"/>
            <w:szCs w:val="36"/>
          </w:rPr>
          <w:fldChar w:fldCharType="end"/>
        </w:r>
      </w:del>
    </w:p>
    <w:p w14:paraId="24F7756B" w14:textId="77777777" w:rsidR="00E96FDD" w:rsidRPr="00E96FDD" w:rsidRDefault="00E96FDD" w:rsidP="00466916">
      <w:pPr>
        <w:tabs>
          <w:tab w:val="left" w:pos="1020"/>
        </w:tabs>
        <w:jc w:val="both"/>
        <w:rPr>
          <w:ins w:id="186" w:author="Microsoft Word" w:date="2025-11-24T11:47:00Z" w16du:dateUtc="2025-11-24T06:17:00Z"/>
          <w:sz w:val="36"/>
          <w:szCs w:val="36"/>
        </w:rPr>
      </w:pPr>
      <w:ins w:id="187" w:author="Microsoft Word" w:date="2025-11-24T11:47:00Z" w16du:dateUtc="2025-11-24T06:17:00Z">
        <w:r>
          <w:fldChar w:fldCharType="begin"/>
        </w:r>
        <w:r>
          <w:instrText>HYPERLINK "https://raw.githubusercontent.com/datasciencedojo/datasets/master/titanic.csv"</w:instrText>
        </w:r>
        <w:r>
          <w:fldChar w:fldCharType="separate"/>
        </w:r>
        <w:r w:rsidRPr="00E96FDD">
          <w:rPr>
            <w:rStyle w:val="Hyperlink"/>
            <w:sz w:val="36"/>
            <w:szCs w:val="36"/>
          </w:rPr>
          <w:t>https://raw.githubusercontent.com/datasciencedojo/datasets/master/titanic.csv</w:t>
        </w:r>
        <w:r>
          <w:fldChar w:fldCharType="end"/>
        </w:r>
      </w:ins>
    </w:p>
    <w:p w14:paraId="44605A1F" w14:textId="77777777" w:rsidR="00E96FDD" w:rsidRDefault="00E96FDD" w:rsidP="00466916">
      <w:pPr>
        <w:tabs>
          <w:tab w:val="left" w:pos="1020"/>
        </w:tabs>
        <w:jc w:val="both"/>
        <w:rPr>
          <w:rFonts w:ascii="Arial" w:hAnsi="Arial"/>
          <w:b/>
          <w:sz w:val="36"/>
          <w:rPrChange w:id="188" w:author="Microsoft Word" w:date="2025-11-24T11:47:00Z" w16du:dateUtc="2025-11-24T06:17:00Z">
            <w:rPr>
              <w:b/>
              <w:sz w:val="36"/>
              <w:szCs w:val="36"/>
            </w:rPr>
          </w:rPrChange>
        </w:rPr>
      </w:pPr>
      <w:r>
        <w:rPr>
          <w:rFonts w:ascii="Arial" w:hAnsi="Arial"/>
          <w:b/>
          <w:sz w:val="36"/>
          <w:rPrChange w:id="189" w:author="Microsoft Word" w:date="2025-11-24T11:47:00Z" w16du:dateUtc="2025-11-24T06:17:00Z">
            <w:rPr>
              <w:b/>
              <w:sz w:val="36"/>
              <w:szCs w:val="36"/>
            </w:rPr>
          </w:rPrChange>
        </w:rPr>
        <w:t>Program:</w:t>
      </w:r>
    </w:p>
    <w:p w14:paraId="3F6E1F58" w14:textId="7149D669" w:rsidR="00E96FDD" w:rsidRDefault="00E96FDD" w:rsidP="00466916">
      <w:pPr>
        <w:tabs>
          <w:tab w:val="left" w:pos="1020"/>
        </w:tabs>
        <w:jc w:val="both"/>
        <w:rPr>
          <w:rFonts w:ascii="Arial" w:hAnsi="Arial"/>
          <w:sz w:val="32"/>
          <w:rPrChange w:id="190" w:author="Microsoft Word" w:date="2025-11-24T11:47:00Z" w16du:dateUtc="2025-11-24T06:17:00Z">
            <w:rPr>
              <w:sz w:val="32"/>
              <w:szCs w:val="32"/>
            </w:rPr>
          </w:rPrChange>
        </w:rPr>
      </w:pPr>
      <w:r>
        <w:rPr>
          <w:rFonts w:ascii="Arial" w:hAnsi="Arial"/>
          <w:sz w:val="32"/>
          <w:rPrChange w:id="191" w:author="Microsoft Word" w:date="2025-11-24T11:47:00Z" w16du:dateUtc="2025-11-24T06:17:00Z">
            <w:rPr>
              <w:sz w:val="32"/>
              <w:szCs w:val="32"/>
            </w:rPr>
          </w:rPrChange>
        </w:rPr>
        <w:t>import pandas as pd</w:t>
      </w:r>
    </w:p>
    <w:p w14:paraId="7EB542C4" w14:textId="77777777" w:rsidR="00E96FDD" w:rsidRDefault="00E96FDD" w:rsidP="00466916">
      <w:pPr>
        <w:tabs>
          <w:tab w:val="left" w:pos="1020"/>
        </w:tabs>
        <w:jc w:val="both"/>
        <w:rPr>
          <w:rFonts w:ascii="Arial" w:hAnsi="Arial"/>
          <w:sz w:val="32"/>
          <w:rPrChange w:id="192" w:author="Microsoft Word" w:date="2025-11-24T11:47:00Z" w16du:dateUtc="2025-11-24T06:17:00Z">
            <w:rPr>
              <w:sz w:val="32"/>
              <w:szCs w:val="32"/>
            </w:rPr>
          </w:rPrChange>
        </w:rPr>
      </w:pPr>
      <w:r>
        <w:rPr>
          <w:rFonts w:ascii="Arial" w:hAnsi="Arial"/>
          <w:sz w:val="32"/>
          <w:rPrChange w:id="193" w:author="Microsoft Word" w:date="2025-11-24T11:47:00Z" w16du:dateUtc="2025-11-24T06:17:00Z">
            <w:rPr>
              <w:sz w:val="32"/>
              <w:szCs w:val="32"/>
            </w:rPr>
          </w:rPrChange>
        </w:rPr>
        <w:t>from sklearn.preprocessing import StandardScaler, LabelEncoder</w:t>
      </w:r>
    </w:p>
    <w:p w14:paraId="0ACF4434" w14:textId="77777777" w:rsidR="00E96FDD" w:rsidRDefault="00E96FDD" w:rsidP="00466916">
      <w:pPr>
        <w:tabs>
          <w:tab w:val="left" w:pos="1020"/>
        </w:tabs>
        <w:jc w:val="both"/>
        <w:rPr>
          <w:rFonts w:ascii="Arial" w:hAnsi="Arial"/>
          <w:sz w:val="32"/>
          <w:rPrChange w:id="194" w:author="Microsoft Word" w:date="2025-11-24T11:47:00Z" w16du:dateUtc="2025-11-24T06:17:00Z">
            <w:rPr>
              <w:sz w:val="32"/>
              <w:szCs w:val="32"/>
            </w:rPr>
          </w:rPrChange>
        </w:rPr>
      </w:pPr>
      <w:r>
        <w:rPr>
          <w:rFonts w:ascii="Arial" w:hAnsi="Arial"/>
          <w:sz w:val="32"/>
          <w:rPrChange w:id="195" w:author="Microsoft Word" w:date="2025-11-24T11:47:00Z" w16du:dateUtc="2025-11-24T06:17:00Z">
            <w:rPr>
              <w:sz w:val="32"/>
              <w:szCs w:val="32"/>
            </w:rPr>
          </w:rPrChange>
        </w:rPr>
        <w:t># Load dataset</w:t>
      </w:r>
    </w:p>
    <w:p w14:paraId="2C36E00B" w14:textId="77777777" w:rsidR="00751083" w:rsidRDefault="00000000">
      <w:pPr>
        <w:tabs>
          <w:tab w:val="left" w:pos="1020"/>
        </w:tabs>
        <w:jc w:val="both"/>
        <w:rPr>
          <w:del w:id="196" w:author="Microsoft Word" w:date="2025-11-24T11:47:00Z" w16du:dateUtc="2025-11-24T06:17:00Z"/>
          <w:rFonts w:ascii="Arial" w:hAnsi="Arial" w:cs="Arial"/>
          <w:sz w:val="32"/>
          <w:szCs w:val="32"/>
        </w:rPr>
      </w:pPr>
      <w:del w:id="197" w:author="Microsoft Word" w:date="2025-11-24T11:47:00Z" w16du:dateUtc="2025-11-24T06:17:00Z">
        <w:r>
          <w:rPr>
            <w:rFonts w:ascii="Arial" w:hAnsi="Arial" w:cs="Arial"/>
            <w:sz w:val="32"/>
            <w:szCs w:val="32"/>
          </w:rPr>
          <w:delText>url = "</w:delText>
        </w:r>
        <w:r>
          <w:fldChar w:fldCharType="begin"/>
        </w:r>
        <w:r>
          <w:rPr>
            <w:rFonts w:ascii="Arial" w:hAnsi="Arial" w:cs="Arial"/>
          </w:rPr>
          <w:delInstrText xml:space="preserve"> HYPERLINK "https://raw.githubusercontent.com/datasciencedojo/datasets/master/titanic.csv" </w:delInstrText>
        </w:r>
        <w:r>
          <w:fldChar w:fldCharType="separate"/>
        </w:r>
        <w:r>
          <w:rPr>
            <w:rStyle w:val="Hyperlink"/>
            <w:rFonts w:ascii="Arial" w:hAnsi="Arial" w:cs="Arial"/>
            <w:sz w:val="32"/>
            <w:szCs w:val="32"/>
          </w:rPr>
          <w:delText>https://raw.githubusercontent.com/datasciencedojo/datasets/master/titanic.csv</w:delText>
        </w:r>
        <w:r>
          <w:rPr>
            <w:rStyle w:val="Hyperlink"/>
            <w:rFonts w:ascii="Arial" w:hAnsi="Arial" w:cs="Arial"/>
            <w:sz w:val="32"/>
            <w:szCs w:val="32"/>
          </w:rPr>
          <w:fldChar w:fldCharType="end"/>
        </w:r>
        <w:r>
          <w:rPr>
            <w:rFonts w:ascii="Arial" w:hAnsi="Arial" w:cs="Arial"/>
            <w:sz w:val="32"/>
            <w:szCs w:val="32"/>
          </w:rPr>
          <w:delText>"</w:delText>
        </w:r>
      </w:del>
    </w:p>
    <w:p w14:paraId="4C78410D" w14:textId="77777777" w:rsidR="00E96FDD" w:rsidRPr="00E96FDD" w:rsidRDefault="00E96FDD" w:rsidP="00466916">
      <w:pPr>
        <w:tabs>
          <w:tab w:val="left" w:pos="1020"/>
        </w:tabs>
        <w:jc w:val="both"/>
        <w:rPr>
          <w:ins w:id="198" w:author="Microsoft Word" w:date="2025-11-24T11:47:00Z" w16du:dateUtc="2025-11-24T06:17:00Z"/>
          <w:sz w:val="32"/>
          <w:szCs w:val="32"/>
        </w:rPr>
      </w:pPr>
      <w:ins w:id="199" w:author="Microsoft Word" w:date="2025-11-24T11:47:00Z" w16du:dateUtc="2025-11-24T06:17:00Z">
        <w:r w:rsidRPr="00E96FDD">
          <w:rPr>
            <w:sz w:val="32"/>
            <w:szCs w:val="32"/>
          </w:rPr>
          <w:t>url = "</w:t>
        </w:r>
        <w:r>
          <w:fldChar w:fldCharType="begin"/>
        </w:r>
        <w:r>
          <w:instrText>HYPERLINK "https://raw.githubusercontent.com/datasciencedojo/datasets/master/titanic.csv"</w:instrText>
        </w:r>
        <w:r>
          <w:fldChar w:fldCharType="separate"/>
        </w:r>
        <w:r w:rsidRPr="00E96FDD">
          <w:rPr>
            <w:rStyle w:val="Hyperlink"/>
            <w:sz w:val="32"/>
            <w:szCs w:val="32"/>
          </w:rPr>
          <w:t>https://raw.githubusercontent.com/datasciencedojo/datasets/master/titanic.csv</w:t>
        </w:r>
        <w:r>
          <w:fldChar w:fldCharType="end"/>
        </w:r>
        <w:r w:rsidRPr="00E96FDD">
          <w:rPr>
            <w:sz w:val="32"/>
            <w:szCs w:val="32"/>
          </w:rPr>
          <w:t>"</w:t>
        </w:r>
      </w:ins>
    </w:p>
    <w:p w14:paraId="3C647879" w14:textId="77777777" w:rsidR="00E96FDD" w:rsidRDefault="00E96FDD" w:rsidP="00466916">
      <w:pPr>
        <w:tabs>
          <w:tab w:val="left" w:pos="1020"/>
        </w:tabs>
        <w:jc w:val="both"/>
        <w:rPr>
          <w:rFonts w:ascii="Arial" w:hAnsi="Arial"/>
          <w:sz w:val="32"/>
          <w:rPrChange w:id="200" w:author="Microsoft Word" w:date="2025-11-24T11:47:00Z" w16du:dateUtc="2025-11-24T06:17:00Z">
            <w:rPr>
              <w:sz w:val="32"/>
              <w:szCs w:val="32"/>
            </w:rPr>
          </w:rPrChange>
        </w:rPr>
      </w:pPr>
      <w:r>
        <w:rPr>
          <w:rFonts w:ascii="Arial" w:hAnsi="Arial"/>
          <w:sz w:val="32"/>
          <w:rPrChange w:id="201" w:author="Microsoft Word" w:date="2025-11-24T11:47:00Z" w16du:dateUtc="2025-11-24T06:17:00Z">
            <w:rPr>
              <w:sz w:val="32"/>
              <w:szCs w:val="32"/>
            </w:rPr>
          </w:rPrChange>
        </w:rPr>
        <w:t>df = pd.read_csv(url)</w:t>
      </w:r>
    </w:p>
    <w:p w14:paraId="756E913F" w14:textId="77777777" w:rsidR="00E96FDD" w:rsidRDefault="00E96FDD" w:rsidP="00466916">
      <w:pPr>
        <w:tabs>
          <w:tab w:val="left" w:pos="1020"/>
        </w:tabs>
        <w:jc w:val="both"/>
        <w:rPr>
          <w:rFonts w:ascii="Arial" w:hAnsi="Arial"/>
          <w:sz w:val="32"/>
          <w:rPrChange w:id="202" w:author="Microsoft Word" w:date="2025-11-24T11:47:00Z" w16du:dateUtc="2025-11-24T06:17:00Z">
            <w:rPr>
              <w:sz w:val="32"/>
              <w:szCs w:val="32"/>
            </w:rPr>
          </w:rPrChange>
        </w:rPr>
      </w:pPr>
      <w:r>
        <w:rPr>
          <w:rFonts w:ascii="Arial" w:hAnsi="Arial"/>
          <w:sz w:val="32"/>
          <w:rPrChange w:id="203" w:author="Microsoft Word" w:date="2025-11-24T11:47:00Z" w16du:dateUtc="2025-11-24T06:17:00Z">
            <w:rPr>
              <w:sz w:val="32"/>
              <w:szCs w:val="32"/>
            </w:rPr>
          </w:rPrChange>
        </w:rPr>
        <w:lastRenderedPageBreak/>
        <w:t>print("Missing values before:")</w:t>
      </w:r>
    </w:p>
    <w:p w14:paraId="2DC70F2E" w14:textId="77777777" w:rsidR="00E96FDD" w:rsidRDefault="00E96FDD" w:rsidP="00466916">
      <w:pPr>
        <w:tabs>
          <w:tab w:val="left" w:pos="1020"/>
        </w:tabs>
        <w:jc w:val="both"/>
        <w:rPr>
          <w:rFonts w:ascii="Arial" w:hAnsi="Arial"/>
          <w:sz w:val="32"/>
          <w:rPrChange w:id="204" w:author="Microsoft Word" w:date="2025-11-24T11:47:00Z" w16du:dateUtc="2025-11-24T06:17:00Z">
            <w:rPr>
              <w:sz w:val="32"/>
              <w:szCs w:val="32"/>
            </w:rPr>
          </w:rPrChange>
        </w:rPr>
      </w:pPr>
      <w:r>
        <w:rPr>
          <w:rFonts w:ascii="Arial" w:hAnsi="Arial"/>
          <w:sz w:val="32"/>
          <w:rPrChange w:id="205" w:author="Microsoft Word" w:date="2025-11-24T11:47:00Z" w16du:dateUtc="2025-11-24T06:17:00Z">
            <w:rPr>
              <w:sz w:val="32"/>
              <w:szCs w:val="32"/>
            </w:rPr>
          </w:rPrChange>
        </w:rPr>
        <w:t>print(df[['Age', 'Embarked', 'Fare']].isnull().sum())</w:t>
      </w:r>
    </w:p>
    <w:p w14:paraId="489E23C3" w14:textId="77777777" w:rsidR="00E96FDD" w:rsidRDefault="00E96FDD" w:rsidP="00466916">
      <w:pPr>
        <w:tabs>
          <w:tab w:val="left" w:pos="1020"/>
        </w:tabs>
        <w:jc w:val="both"/>
        <w:rPr>
          <w:rFonts w:ascii="Arial" w:hAnsi="Arial"/>
          <w:sz w:val="32"/>
          <w:rPrChange w:id="206" w:author="Microsoft Word" w:date="2025-11-24T11:47:00Z" w16du:dateUtc="2025-11-24T06:17:00Z">
            <w:rPr>
              <w:sz w:val="32"/>
              <w:szCs w:val="32"/>
            </w:rPr>
          </w:rPrChange>
        </w:rPr>
      </w:pPr>
      <w:r>
        <w:rPr>
          <w:rFonts w:ascii="Arial" w:hAnsi="Arial"/>
          <w:sz w:val="32"/>
          <w:rPrChange w:id="207" w:author="Microsoft Word" w:date="2025-11-24T11:47:00Z" w16du:dateUtc="2025-11-24T06:17:00Z">
            <w:rPr>
              <w:sz w:val="32"/>
              <w:szCs w:val="32"/>
            </w:rPr>
          </w:rPrChange>
        </w:rPr>
        <w:t># Fill missing values</w:t>
      </w:r>
    </w:p>
    <w:p w14:paraId="75CED7B0" w14:textId="77777777" w:rsidR="00E96FDD" w:rsidRDefault="00E96FDD" w:rsidP="00466916">
      <w:pPr>
        <w:tabs>
          <w:tab w:val="left" w:pos="1020"/>
        </w:tabs>
        <w:jc w:val="both"/>
        <w:rPr>
          <w:rFonts w:ascii="Arial" w:hAnsi="Arial"/>
          <w:sz w:val="32"/>
          <w:rPrChange w:id="208" w:author="Microsoft Word" w:date="2025-11-24T11:47:00Z" w16du:dateUtc="2025-11-24T06:17:00Z">
            <w:rPr>
              <w:sz w:val="32"/>
              <w:szCs w:val="32"/>
            </w:rPr>
          </w:rPrChange>
        </w:rPr>
      </w:pPr>
      <w:r>
        <w:rPr>
          <w:rFonts w:ascii="Arial" w:hAnsi="Arial"/>
          <w:sz w:val="32"/>
          <w:rPrChange w:id="209" w:author="Microsoft Word" w:date="2025-11-24T11:47:00Z" w16du:dateUtc="2025-11-24T06:17:00Z">
            <w:rPr>
              <w:sz w:val="32"/>
              <w:szCs w:val="32"/>
            </w:rPr>
          </w:rPrChange>
        </w:rPr>
        <w:t>df['Age'].fillna(df['Age'].median(), inplace=True)</w:t>
      </w:r>
    </w:p>
    <w:p w14:paraId="1B3571B4" w14:textId="77777777" w:rsidR="00E96FDD" w:rsidRDefault="00E96FDD" w:rsidP="00466916">
      <w:pPr>
        <w:tabs>
          <w:tab w:val="left" w:pos="1020"/>
        </w:tabs>
        <w:jc w:val="both"/>
        <w:rPr>
          <w:rFonts w:ascii="Arial" w:hAnsi="Arial"/>
          <w:sz w:val="32"/>
          <w:rPrChange w:id="210" w:author="Microsoft Word" w:date="2025-11-24T11:47:00Z" w16du:dateUtc="2025-11-24T06:17:00Z">
            <w:rPr>
              <w:sz w:val="32"/>
              <w:szCs w:val="32"/>
            </w:rPr>
          </w:rPrChange>
        </w:rPr>
      </w:pPr>
      <w:r>
        <w:rPr>
          <w:rFonts w:ascii="Arial" w:hAnsi="Arial"/>
          <w:sz w:val="32"/>
          <w:rPrChange w:id="211" w:author="Microsoft Word" w:date="2025-11-24T11:47:00Z" w16du:dateUtc="2025-11-24T06:17:00Z">
            <w:rPr>
              <w:sz w:val="32"/>
              <w:szCs w:val="32"/>
            </w:rPr>
          </w:rPrChange>
        </w:rPr>
        <w:t>df['Embarked'].fillna(df['Embarked'].mode()[0], inplace=True)</w:t>
      </w:r>
    </w:p>
    <w:p w14:paraId="6C57B61E" w14:textId="77777777" w:rsidR="00E96FDD" w:rsidRDefault="00E96FDD" w:rsidP="00466916">
      <w:pPr>
        <w:tabs>
          <w:tab w:val="left" w:pos="1020"/>
        </w:tabs>
        <w:jc w:val="both"/>
        <w:rPr>
          <w:rFonts w:ascii="Arial" w:hAnsi="Arial"/>
          <w:sz w:val="32"/>
          <w:rPrChange w:id="212" w:author="Microsoft Word" w:date="2025-11-24T11:47:00Z" w16du:dateUtc="2025-11-24T06:17:00Z">
            <w:rPr>
              <w:sz w:val="32"/>
              <w:szCs w:val="32"/>
            </w:rPr>
          </w:rPrChange>
        </w:rPr>
      </w:pPr>
      <w:r>
        <w:rPr>
          <w:rFonts w:ascii="Arial" w:hAnsi="Arial"/>
          <w:sz w:val="32"/>
          <w:rPrChange w:id="213" w:author="Microsoft Word" w:date="2025-11-24T11:47:00Z" w16du:dateUtc="2025-11-24T06:17:00Z">
            <w:rPr>
              <w:sz w:val="32"/>
              <w:szCs w:val="32"/>
            </w:rPr>
          </w:rPrChange>
        </w:rPr>
        <w:t>df['Fare'].fillna(df['Fare'].median(), inplace=True)</w:t>
      </w:r>
    </w:p>
    <w:p w14:paraId="7BF291C9" w14:textId="77777777" w:rsidR="00E96FDD" w:rsidRDefault="00E96FDD" w:rsidP="00466916">
      <w:pPr>
        <w:tabs>
          <w:tab w:val="left" w:pos="1020"/>
        </w:tabs>
        <w:jc w:val="both"/>
        <w:rPr>
          <w:rFonts w:ascii="Arial" w:hAnsi="Arial"/>
          <w:sz w:val="32"/>
          <w:rPrChange w:id="214" w:author="Microsoft Word" w:date="2025-11-24T11:47:00Z" w16du:dateUtc="2025-11-24T06:17:00Z">
            <w:rPr>
              <w:sz w:val="32"/>
              <w:szCs w:val="32"/>
            </w:rPr>
          </w:rPrChange>
        </w:rPr>
      </w:pPr>
      <w:r>
        <w:rPr>
          <w:rFonts w:ascii="Arial" w:hAnsi="Arial"/>
          <w:sz w:val="32"/>
          <w:rPrChange w:id="215" w:author="Microsoft Word" w:date="2025-11-24T11:47:00Z" w16du:dateUtc="2025-11-24T06:17:00Z">
            <w:rPr>
              <w:sz w:val="32"/>
              <w:szCs w:val="32"/>
            </w:rPr>
          </w:rPrChange>
        </w:rPr>
        <w:t># Encode categorical</w:t>
      </w:r>
    </w:p>
    <w:p w14:paraId="23CFB3A6" w14:textId="77777777" w:rsidR="00E96FDD" w:rsidRDefault="00E96FDD" w:rsidP="00466916">
      <w:pPr>
        <w:tabs>
          <w:tab w:val="left" w:pos="1020"/>
        </w:tabs>
        <w:jc w:val="both"/>
        <w:rPr>
          <w:rFonts w:ascii="Arial" w:hAnsi="Arial"/>
          <w:sz w:val="32"/>
          <w:rPrChange w:id="216" w:author="Microsoft Word" w:date="2025-11-24T11:47:00Z" w16du:dateUtc="2025-11-24T06:17:00Z">
            <w:rPr>
              <w:sz w:val="32"/>
              <w:szCs w:val="32"/>
            </w:rPr>
          </w:rPrChange>
        </w:rPr>
      </w:pPr>
      <w:r>
        <w:rPr>
          <w:rFonts w:ascii="Arial" w:hAnsi="Arial"/>
          <w:sz w:val="32"/>
          <w:rPrChange w:id="217" w:author="Microsoft Word" w:date="2025-11-24T11:47:00Z" w16du:dateUtc="2025-11-24T06:17:00Z">
            <w:rPr>
              <w:sz w:val="32"/>
              <w:szCs w:val="32"/>
            </w:rPr>
          </w:rPrChange>
        </w:rPr>
        <w:t>le = LabelEncoder()</w:t>
      </w:r>
    </w:p>
    <w:p w14:paraId="722BA2DF" w14:textId="77777777" w:rsidR="00E96FDD" w:rsidRDefault="00E96FDD" w:rsidP="00466916">
      <w:pPr>
        <w:tabs>
          <w:tab w:val="left" w:pos="1020"/>
        </w:tabs>
        <w:jc w:val="both"/>
        <w:rPr>
          <w:rFonts w:ascii="Arial" w:hAnsi="Arial"/>
          <w:sz w:val="32"/>
          <w:rPrChange w:id="218" w:author="Microsoft Word" w:date="2025-11-24T11:47:00Z" w16du:dateUtc="2025-11-24T06:17:00Z">
            <w:rPr>
              <w:sz w:val="32"/>
              <w:szCs w:val="32"/>
            </w:rPr>
          </w:rPrChange>
        </w:rPr>
      </w:pPr>
      <w:r>
        <w:rPr>
          <w:rFonts w:ascii="Arial" w:hAnsi="Arial"/>
          <w:sz w:val="32"/>
          <w:rPrChange w:id="219" w:author="Microsoft Word" w:date="2025-11-24T11:47:00Z" w16du:dateUtc="2025-11-24T06:17:00Z">
            <w:rPr>
              <w:sz w:val="32"/>
              <w:szCs w:val="32"/>
            </w:rPr>
          </w:rPrChange>
        </w:rPr>
        <w:t>df['Sex'] = le.fit_transform(df['Sex'])</w:t>
      </w:r>
    </w:p>
    <w:p w14:paraId="0F142E5D" w14:textId="77777777" w:rsidR="00E96FDD" w:rsidRDefault="00E96FDD" w:rsidP="00466916">
      <w:pPr>
        <w:tabs>
          <w:tab w:val="left" w:pos="1020"/>
        </w:tabs>
        <w:jc w:val="both"/>
        <w:rPr>
          <w:rFonts w:ascii="Arial" w:hAnsi="Arial"/>
          <w:sz w:val="32"/>
          <w:rPrChange w:id="220" w:author="Microsoft Word" w:date="2025-11-24T11:47:00Z" w16du:dateUtc="2025-11-24T06:17:00Z">
            <w:rPr>
              <w:sz w:val="32"/>
              <w:szCs w:val="32"/>
            </w:rPr>
          </w:rPrChange>
        </w:rPr>
      </w:pPr>
      <w:r>
        <w:rPr>
          <w:rFonts w:ascii="Arial" w:hAnsi="Arial"/>
          <w:sz w:val="32"/>
          <w:rPrChange w:id="221" w:author="Microsoft Word" w:date="2025-11-24T11:47:00Z" w16du:dateUtc="2025-11-24T06:17:00Z">
            <w:rPr>
              <w:sz w:val="32"/>
              <w:szCs w:val="32"/>
            </w:rPr>
          </w:rPrChange>
        </w:rPr>
        <w:t>df['Embarked'] = le.fit_transform(df['Embarked'])</w:t>
      </w:r>
    </w:p>
    <w:p w14:paraId="14436840" w14:textId="77777777" w:rsidR="00E96FDD" w:rsidRDefault="00E96FDD" w:rsidP="00466916">
      <w:pPr>
        <w:tabs>
          <w:tab w:val="left" w:pos="1020"/>
        </w:tabs>
        <w:jc w:val="both"/>
        <w:rPr>
          <w:rFonts w:ascii="Arial" w:hAnsi="Arial"/>
          <w:sz w:val="32"/>
          <w:rPrChange w:id="222" w:author="Microsoft Word" w:date="2025-11-24T11:47:00Z" w16du:dateUtc="2025-11-24T06:17:00Z">
            <w:rPr>
              <w:sz w:val="32"/>
              <w:szCs w:val="32"/>
            </w:rPr>
          </w:rPrChange>
        </w:rPr>
      </w:pPr>
      <w:r>
        <w:rPr>
          <w:rFonts w:ascii="Arial" w:hAnsi="Arial"/>
          <w:sz w:val="32"/>
          <w:rPrChange w:id="223" w:author="Microsoft Word" w:date="2025-11-24T11:47:00Z" w16du:dateUtc="2025-11-24T06:17:00Z">
            <w:rPr>
              <w:sz w:val="32"/>
              <w:szCs w:val="32"/>
            </w:rPr>
          </w:rPrChange>
        </w:rPr>
        <w:t># Scale numerical</w:t>
      </w:r>
    </w:p>
    <w:p w14:paraId="79031725" w14:textId="77777777" w:rsidR="00E96FDD" w:rsidRDefault="00E96FDD" w:rsidP="00466916">
      <w:pPr>
        <w:tabs>
          <w:tab w:val="left" w:pos="1020"/>
        </w:tabs>
        <w:jc w:val="both"/>
        <w:rPr>
          <w:rFonts w:ascii="Arial" w:hAnsi="Arial"/>
          <w:sz w:val="32"/>
          <w:rPrChange w:id="224" w:author="Microsoft Word" w:date="2025-11-24T11:47:00Z" w16du:dateUtc="2025-11-24T06:17:00Z">
            <w:rPr>
              <w:sz w:val="32"/>
              <w:szCs w:val="32"/>
            </w:rPr>
          </w:rPrChange>
        </w:rPr>
      </w:pPr>
      <w:r>
        <w:rPr>
          <w:rFonts w:ascii="Arial" w:hAnsi="Arial"/>
          <w:sz w:val="32"/>
          <w:rPrChange w:id="225" w:author="Microsoft Word" w:date="2025-11-24T11:47:00Z" w16du:dateUtc="2025-11-24T06:17:00Z">
            <w:rPr>
              <w:sz w:val="32"/>
              <w:szCs w:val="32"/>
            </w:rPr>
          </w:rPrChange>
        </w:rPr>
        <w:t>scaler = StandardScaler()</w:t>
      </w:r>
    </w:p>
    <w:p w14:paraId="069BD39E" w14:textId="77777777" w:rsidR="00E96FDD" w:rsidRDefault="00E96FDD" w:rsidP="00466916">
      <w:pPr>
        <w:tabs>
          <w:tab w:val="left" w:pos="1020"/>
        </w:tabs>
        <w:jc w:val="both"/>
        <w:rPr>
          <w:rFonts w:ascii="Arial" w:hAnsi="Arial"/>
          <w:sz w:val="32"/>
          <w:rPrChange w:id="226" w:author="Microsoft Word" w:date="2025-11-24T11:47:00Z" w16du:dateUtc="2025-11-24T06:17:00Z">
            <w:rPr>
              <w:sz w:val="32"/>
              <w:szCs w:val="32"/>
            </w:rPr>
          </w:rPrChange>
        </w:rPr>
      </w:pPr>
      <w:r>
        <w:rPr>
          <w:rFonts w:ascii="Arial" w:hAnsi="Arial"/>
          <w:sz w:val="32"/>
          <w:rPrChange w:id="227" w:author="Microsoft Word" w:date="2025-11-24T11:47:00Z" w16du:dateUtc="2025-11-24T06:17:00Z">
            <w:rPr>
              <w:sz w:val="32"/>
              <w:szCs w:val="32"/>
            </w:rPr>
          </w:rPrChange>
        </w:rPr>
        <w:t>df[['Age', 'Fare']] = scaler.fit_transform(df[['Age', 'Fare']])</w:t>
      </w:r>
    </w:p>
    <w:p w14:paraId="2311FA8A" w14:textId="77777777" w:rsidR="00E96FDD" w:rsidRDefault="00E96FDD" w:rsidP="00466916">
      <w:pPr>
        <w:tabs>
          <w:tab w:val="left" w:pos="1020"/>
        </w:tabs>
        <w:jc w:val="both"/>
        <w:rPr>
          <w:rFonts w:ascii="Arial" w:hAnsi="Arial"/>
          <w:sz w:val="32"/>
          <w:rPrChange w:id="228" w:author="Microsoft Word" w:date="2025-11-24T11:47:00Z" w16du:dateUtc="2025-11-24T06:17:00Z">
            <w:rPr>
              <w:sz w:val="32"/>
              <w:szCs w:val="32"/>
            </w:rPr>
          </w:rPrChange>
        </w:rPr>
      </w:pPr>
      <w:r>
        <w:rPr>
          <w:rFonts w:ascii="Arial" w:hAnsi="Arial"/>
          <w:sz w:val="32"/>
          <w:rPrChange w:id="229" w:author="Microsoft Word" w:date="2025-11-24T11:47:00Z" w16du:dateUtc="2025-11-24T06:17:00Z">
            <w:rPr>
              <w:sz w:val="32"/>
              <w:szCs w:val="32"/>
            </w:rPr>
          </w:rPrChange>
        </w:rPr>
        <w:t>print("\nFirst 5 rows after preprocessing:")</w:t>
      </w:r>
    </w:p>
    <w:p w14:paraId="03C54512" w14:textId="77777777" w:rsidR="00E96FDD" w:rsidRDefault="00E96FDD" w:rsidP="00466916">
      <w:pPr>
        <w:tabs>
          <w:tab w:val="left" w:pos="1020"/>
        </w:tabs>
        <w:jc w:val="both"/>
        <w:rPr>
          <w:rFonts w:ascii="Arial" w:hAnsi="Arial"/>
          <w:sz w:val="32"/>
          <w:rPrChange w:id="230" w:author="Microsoft Word" w:date="2025-11-24T11:47:00Z" w16du:dateUtc="2025-11-24T06:17:00Z">
            <w:rPr>
              <w:sz w:val="32"/>
              <w:szCs w:val="32"/>
            </w:rPr>
          </w:rPrChange>
        </w:rPr>
      </w:pPr>
      <w:r>
        <w:rPr>
          <w:rFonts w:ascii="Arial" w:hAnsi="Arial"/>
          <w:sz w:val="32"/>
          <w:rPrChange w:id="231" w:author="Microsoft Word" w:date="2025-11-24T11:47:00Z" w16du:dateUtc="2025-11-24T06:17:00Z">
            <w:rPr>
              <w:sz w:val="32"/>
              <w:szCs w:val="32"/>
            </w:rPr>
          </w:rPrChange>
        </w:rPr>
        <w:t>print(df[['PassengerId', 'Survived', 'Sex', 'Age', 'Fare', 'Embarked']].head())</w:t>
      </w:r>
    </w:p>
    <w:p w14:paraId="2EAB3333" w14:textId="4C143B83" w:rsidR="00485113" w:rsidRDefault="00980344" w:rsidP="00466916">
      <w:pPr>
        <w:tabs>
          <w:tab w:val="left" w:pos="1020"/>
        </w:tabs>
        <w:jc w:val="both"/>
        <w:rPr>
          <w:rFonts w:ascii="Arial" w:hAnsi="Arial"/>
          <w:b/>
          <w:i/>
          <w:sz w:val="36"/>
          <w:rPrChange w:id="232" w:author="Microsoft Word" w:date="2025-11-24T11:47:00Z" w16du:dateUtc="2025-11-24T06:17:00Z">
            <w:rPr>
              <w:b/>
              <w:bCs/>
              <w:i/>
              <w:iCs/>
              <w:sz w:val="36"/>
              <w:szCs w:val="36"/>
            </w:rPr>
          </w:rPrChange>
        </w:rPr>
      </w:pPr>
      <w:r>
        <w:rPr>
          <w:rFonts w:ascii="Arial" w:hAnsi="Arial"/>
          <w:b/>
          <w:i/>
          <w:sz w:val="36"/>
          <w:rPrChange w:id="233" w:author="Microsoft Word" w:date="2025-11-24T11:47:00Z" w16du:dateUtc="2025-11-24T06:17:00Z">
            <w:rPr>
              <w:b/>
              <w:bCs/>
              <w:i/>
              <w:iCs/>
              <w:sz w:val="36"/>
              <w:szCs w:val="36"/>
            </w:rPr>
          </w:rPrChange>
        </w:rPr>
        <w:t>OUTPUT:</w:t>
      </w:r>
    </w:p>
    <w:p w14:paraId="503DBE6B" w14:textId="77777777" w:rsidR="00751083" w:rsidRDefault="00000000">
      <w:pPr>
        <w:tabs>
          <w:tab w:val="left" w:pos="1020"/>
        </w:tabs>
        <w:jc w:val="both"/>
        <w:rPr>
          <w:del w:id="234" w:author="Microsoft Word" w:date="2025-11-24T11:47:00Z" w16du:dateUtc="2025-11-24T06:17:00Z"/>
          <w:rFonts w:ascii="Arial" w:hAnsi="Arial" w:cs="Arial"/>
          <w:sz w:val="36"/>
          <w:szCs w:val="36"/>
        </w:rPr>
      </w:pPr>
      <w:del w:id="235" w:author="Microsoft Word" w:date="2025-11-24T11:47:00Z" w16du:dateUtc="2025-11-24T06:17:00Z">
        <w:r>
          <w:rPr>
            <w:rFonts w:ascii="Arial" w:hAnsi="Arial" w:cs="Arial"/>
            <w:noProof/>
            <w:sz w:val="36"/>
            <w:szCs w:val="36"/>
          </w:rPr>
          <w:drawing>
            <wp:inline distT="0" distB="0" distL="0" distR="0" wp14:anchorId="672CAA50" wp14:editId="378EB453">
              <wp:extent cx="5984875" cy="2179320"/>
              <wp:effectExtent l="0" t="0" r="0" b="0"/>
              <wp:docPr id="192054152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71845" name="Picture 6" descr="A screenshot of a computer&#10;&#10;AI-generated content may be incorrect."/>
                      <pic:cNvPicPr>
                        <a:picLocks noChangeAspect="1"/>
                      </pic:cNvPicPr>
                    </pic:nvPicPr>
                    <pic:blipFill>
                      <a:blip r:embed="rId8">
                        <a:extLst>
                          <a:ext uri="{28A0092B-C50C-407E-A947-70E740481C1C}">
                            <a14:useLocalDpi xmlns:a14="http://schemas.microsoft.com/office/drawing/2010/main" val="0"/>
                          </a:ext>
                        </a:extLst>
                      </a:blip>
                      <a:srcRect b="3170"/>
                      <a:stretch>
                        <a:fillRect/>
                      </a:stretch>
                    </pic:blipFill>
                    <pic:spPr>
                      <a:xfrm>
                        <a:off x="0" y="0"/>
                        <a:ext cx="5989547" cy="2181021"/>
                      </a:xfrm>
                      <a:prstGeom prst="rect">
                        <a:avLst/>
                      </a:prstGeom>
                      <a:ln>
                        <a:noFill/>
                      </a:ln>
                    </pic:spPr>
                  </pic:pic>
                </a:graphicData>
              </a:graphic>
            </wp:inline>
          </w:drawing>
        </w:r>
      </w:del>
    </w:p>
    <w:p w14:paraId="6BBEE017" w14:textId="77777777" w:rsidR="00751083" w:rsidRDefault="00751083">
      <w:pPr>
        <w:tabs>
          <w:tab w:val="left" w:pos="1020"/>
        </w:tabs>
        <w:jc w:val="center"/>
        <w:rPr>
          <w:del w:id="236" w:author="Microsoft Word" w:date="2025-11-24T11:47:00Z" w16du:dateUtc="2025-11-24T06:17:00Z"/>
          <w:rFonts w:ascii="Arial" w:hAnsi="Arial" w:cs="Arial"/>
          <w:b/>
          <w:bCs/>
          <w:sz w:val="40"/>
          <w:szCs w:val="40"/>
        </w:rPr>
      </w:pPr>
    </w:p>
    <w:p w14:paraId="14A7CEAA" w14:textId="77777777" w:rsidR="00751083" w:rsidRDefault="00751083">
      <w:pPr>
        <w:tabs>
          <w:tab w:val="left" w:pos="1020"/>
        </w:tabs>
        <w:jc w:val="center"/>
        <w:rPr>
          <w:del w:id="237" w:author="Microsoft Word" w:date="2025-11-24T11:47:00Z" w16du:dateUtc="2025-11-24T06:17:00Z"/>
          <w:rFonts w:ascii="Arial" w:hAnsi="Arial" w:cs="Arial"/>
          <w:b/>
          <w:bCs/>
          <w:sz w:val="40"/>
          <w:szCs w:val="40"/>
        </w:rPr>
      </w:pPr>
    </w:p>
    <w:p w14:paraId="04B0106D" w14:textId="77777777" w:rsidR="00751083" w:rsidRDefault="00751083">
      <w:pPr>
        <w:tabs>
          <w:tab w:val="left" w:pos="1020"/>
        </w:tabs>
        <w:jc w:val="center"/>
        <w:rPr>
          <w:del w:id="238" w:author="Microsoft Word" w:date="2025-11-24T11:47:00Z" w16du:dateUtc="2025-11-24T06:17:00Z"/>
          <w:rFonts w:ascii="Arial" w:hAnsi="Arial" w:cs="Arial"/>
          <w:b/>
          <w:bCs/>
          <w:sz w:val="40"/>
          <w:szCs w:val="40"/>
        </w:rPr>
      </w:pPr>
    </w:p>
    <w:p w14:paraId="7172CFB4" w14:textId="77777777" w:rsidR="00751083" w:rsidRDefault="00751083">
      <w:pPr>
        <w:tabs>
          <w:tab w:val="left" w:pos="1020"/>
        </w:tabs>
        <w:jc w:val="center"/>
        <w:rPr>
          <w:del w:id="239" w:author="Microsoft Word" w:date="2025-11-24T11:47:00Z" w16du:dateUtc="2025-11-24T06:17:00Z"/>
          <w:rFonts w:ascii="Arial" w:hAnsi="Arial" w:cs="Arial"/>
          <w:b/>
          <w:bCs/>
          <w:sz w:val="40"/>
          <w:szCs w:val="40"/>
        </w:rPr>
      </w:pPr>
    </w:p>
    <w:p w14:paraId="5C972FBD" w14:textId="77777777" w:rsidR="00751083" w:rsidRDefault="00751083">
      <w:pPr>
        <w:tabs>
          <w:tab w:val="left" w:pos="1020"/>
        </w:tabs>
        <w:jc w:val="center"/>
        <w:rPr>
          <w:del w:id="240" w:author="Microsoft Word" w:date="2025-11-24T11:47:00Z" w16du:dateUtc="2025-11-24T06:17:00Z"/>
          <w:rFonts w:ascii="Arial" w:hAnsi="Arial" w:cs="Arial"/>
          <w:b/>
          <w:bCs/>
          <w:sz w:val="40"/>
          <w:szCs w:val="40"/>
        </w:rPr>
      </w:pPr>
    </w:p>
    <w:p w14:paraId="2F0F4F89" w14:textId="77777777" w:rsidR="00751083" w:rsidRDefault="00751083">
      <w:pPr>
        <w:tabs>
          <w:tab w:val="left" w:pos="1020"/>
        </w:tabs>
        <w:jc w:val="center"/>
        <w:rPr>
          <w:del w:id="241" w:author="Microsoft Word" w:date="2025-11-24T11:47:00Z" w16du:dateUtc="2025-11-24T06:17:00Z"/>
          <w:rFonts w:ascii="Arial" w:hAnsi="Arial" w:cs="Arial"/>
          <w:b/>
          <w:bCs/>
          <w:sz w:val="40"/>
          <w:szCs w:val="40"/>
        </w:rPr>
      </w:pPr>
    </w:p>
    <w:p w14:paraId="796B077E" w14:textId="77777777" w:rsidR="00751083" w:rsidRDefault="00751083">
      <w:pPr>
        <w:tabs>
          <w:tab w:val="left" w:pos="1020"/>
        </w:tabs>
        <w:jc w:val="center"/>
        <w:rPr>
          <w:del w:id="242" w:author="Microsoft Word" w:date="2025-11-24T11:47:00Z" w16du:dateUtc="2025-11-24T06:17:00Z"/>
          <w:rFonts w:ascii="Arial" w:hAnsi="Arial" w:cs="Arial"/>
          <w:b/>
          <w:bCs/>
          <w:sz w:val="40"/>
          <w:szCs w:val="40"/>
        </w:rPr>
      </w:pPr>
    </w:p>
    <w:p w14:paraId="1A0B6CFA" w14:textId="77777777" w:rsidR="00751083" w:rsidRDefault="00751083">
      <w:pPr>
        <w:tabs>
          <w:tab w:val="left" w:pos="1020"/>
        </w:tabs>
        <w:jc w:val="center"/>
        <w:rPr>
          <w:del w:id="243" w:author="Microsoft Word" w:date="2025-11-24T11:47:00Z" w16du:dateUtc="2025-11-24T06:17:00Z"/>
          <w:rFonts w:ascii="Arial" w:hAnsi="Arial" w:cs="Arial"/>
          <w:b/>
          <w:bCs/>
          <w:sz w:val="40"/>
          <w:szCs w:val="40"/>
        </w:rPr>
      </w:pPr>
    </w:p>
    <w:p w14:paraId="43608491" w14:textId="77777777" w:rsidR="00751083" w:rsidRDefault="00751083">
      <w:pPr>
        <w:tabs>
          <w:tab w:val="left" w:pos="1020"/>
        </w:tabs>
        <w:jc w:val="center"/>
        <w:rPr>
          <w:del w:id="244" w:author="Microsoft Word" w:date="2025-11-24T11:47:00Z" w16du:dateUtc="2025-11-24T06:17:00Z"/>
          <w:rFonts w:ascii="Arial" w:hAnsi="Arial" w:cs="Arial"/>
          <w:b/>
          <w:bCs/>
          <w:sz w:val="40"/>
          <w:szCs w:val="40"/>
        </w:rPr>
      </w:pPr>
    </w:p>
    <w:p w14:paraId="68CA8F08" w14:textId="77777777" w:rsidR="00751083" w:rsidRDefault="00751083">
      <w:pPr>
        <w:tabs>
          <w:tab w:val="left" w:pos="1020"/>
        </w:tabs>
        <w:jc w:val="center"/>
        <w:rPr>
          <w:del w:id="245" w:author="Microsoft Word" w:date="2025-11-24T11:47:00Z" w16du:dateUtc="2025-11-24T06:17:00Z"/>
          <w:rFonts w:ascii="Arial" w:hAnsi="Arial" w:cs="Arial"/>
          <w:b/>
          <w:bCs/>
          <w:sz w:val="40"/>
          <w:szCs w:val="40"/>
        </w:rPr>
      </w:pPr>
    </w:p>
    <w:p w14:paraId="3DDE1660" w14:textId="77777777" w:rsidR="00751083" w:rsidRDefault="00751083">
      <w:pPr>
        <w:tabs>
          <w:tab w:val="left" w:pos="1020"/>
        </w:tabs>
        <w:jc w:val="center"/>
        <w:rPr>
          <w:del w:id="246" w:author="Microsoft Word" w:date="2025-11-24T11:47:00Z" w16du:dateUtc="2025-11-24T06:17:00Z"/>
          <w:rFonts w:ascii="Arial" w:hAnsi="Arial" w:cs="Arial"/>
          <w:b/>
          <w:bCs/>
          <w:sz w:val="40"/>
          <w:szCs w:val="40"/>
        </w:rPr>
      </w:pPr>
    </w:p>
    <w:p w14:paraId="0C0D2D01" w14:textId="77777777" w:rsidR="00751083" w:rsidRDefault="00751083">
      <w:pPr>
        <w:tabs>
          <w:tab w:val="left" w:pos="1020"/>
        </w:tabs>
        <w:jc w:val="center"/>
        <w:rPr>
          <w:del w:id="247" w:author="Microsoft Word" w:date="2025-11-24T11:47:00Z" w16du:dateUtc="2025-11-24T06:17:00Z"/>
          <w:rFonts w:ascii="Arial" w:hAnsi="Arial" w:cs="Arial"/>
          <w:b/>
          <w:bCs/>
          <w:sz w:val="40"/>
          <w:szCs w:val="40"/>
        </w:rPr>
      </w:pPr>
    </w:p>
    <w:p w14:paraId="708447D1" w14:textId="77777777" w:rsidR="00751083" w:rsidRDefault="00751083">
      <w:pPr>
        <w:tabs>
          <w:tab w:val="left" w:pos="1020"/>
        </w:tabs>
        <w:jc w:val="center"/>
        <w:rPr>
          <w:del w:id="248" w:author="Microsoft Word" w:date="2025-11-24T11:47:00Z" w16du:dateUtc="2025-11-24T06:17:00Z"/>
          <w:rFonts w:ascii="Arial" w:hAnsi="Arial" w:cs="Arial"/>
          <w:b/>
          <w:bCs/>
          <w:sz w:val="40"/>
          <w:szCs w:val="40"/>
        </w:rPr>
      </w:pPr>
    </w:p>
    <w:p w14:paraId="1DC40F92" w14:textId="77777777" w:rsidR="00751083" w:rsidRDefault="00751083">
      <w:pPr>
        <w:tabs>
          <w:tab w:val="left" w:pos="1020"/>
        </w:tabs>
        <w:jc w:val="center"/>
        <w:rPr>
          <w:del w:id="249" w:author="Microsoft Word" w:date="2025-11-24T11:47:00Z" w16du:dateUtc="2025-11-24T06:17:00Z"/>
          <w:rFonts w:ascii="Arial" w:hAnsi="Arial" w:cs="Arial"/>
          <w:b/>
          <w:bCs/>
          <w:sz w:val="40"/>
          <w:szCs w:val="40"/>
        </w:rPr>
      </w:pPr>
    </w:p>
    <w:p w14:paraId="05960439" w14:textId="77777777" w:rsidR="00751083" w:rsidRDefault="00751083">
      <w:pPr>
        <w:tabs>
          <w:tab w:val="left" w:pos="1020"/>
        </w:tabs>
        <w:jc w:val="center"/>
        <w:rPr>
          <w:del w:id="250" w:author="Microsoft Word" w:date="2025-11-24T11:47:00Z" w16du:dateUtc="2025-11-24T06:17:00Z"/>
          <w:rFonts w:ascii="Arial" w:hAnsi="Arial" w:cs="Arial"/>
          <w:b/>
          <w:bCs/>
          <w:sz w:val="40"/>
          <w:szCs w:val="40"/>
        </w:rPr>
      </w:pPr>
    </w:p>
    <w:p w14:paraId="2003D14D" w14:textId="77777777" w:rsidR="00C93556" w:rsidRDefault="00262812" w:rsidP="00466916">
      <w:pPr>
        <w:tabs>
          <w:tab w:val="left" w:pos="1020"/>
        </w:tabs>
        <w:jc w:val="both"/>
        <w:rPr>
          <w:ins w:id="251" w:author="Microsoft Word" w:date="2025-11-24T11:47:00Z" w16du:dateUtc="2025-11-24T06:17:00Z"/>
          <w:sz w:val="36"/>
          <w:szCs w:val="36"/>
        </w:rPr>
      </w:pPr>
      <w:ins w:id="252" w:author="Microsoft Word" w:date="2025-11-24T11:47:00Z" w16du:dateUtc="2025-11-24T06:17:00Z">
        <w:r>
          <w:rPr>
            <w:noProof/>
            <w:sz w:val="36"/>
            <w:szCs w:val="36"/>
          </w:rPr>
          <w:drawing>
            <wp:inline distT="0" distB="0" distL="0" distR="0" wp14:anchorId="22448819" wp14:editId="0271EF14">
              <wp:extent cx="5984875" cy="2179320"/>
              <wp:effectExtent l="0" t="0" r="0" b="0"/>
              <wp:docPr id="59977184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71845" name="Picture 6" descr="A screenshot of a computer&#10;&#10;AI-generated content may be incorrect."/>
                      <pic:cNvPicPr/>
                    </pic:nvPicPr>
                    <pic:blipFill rotWithShape="1">
                      <a:blip r:embed="rId8">
                        <a:extLst>
                          <a:ext uri="{28A0092B-C50C-407E-A947-70E740481C1C}">
                            <a14:useLocalDpi xmlns:a14="http://schemas.microsoft.com/office/drawing/2010/main" val="0"/>
                          </a:ext>
                        </a:extLst>
                      </a:blip>
                      <a:srcRect b="3170"/>
                      <a:stretch>
                        <a:fillRect/>
                      </a:stretch>
                    </pic:blipFill>
                    <pic:spPr bwMode="auto">
                      <a:xfrm>
                        <a:off x="0" y="0"/>
                        <a:ext cx="5989547" cy="2181021"/>
                      </a:xfrm>
                      <a:prstGeom prst="rect">
                        <a:avLst/>
                      </a:prstGeom>
                      <a:ln>
                        <a:noFill/>
                      </a:ln>
                      <a:extLst>
                        <a:ext uri="{53640926-AAD7-44D8-BBD7-CCE9431645EC}">
                          <a14:shadowObscured xmlns:a14="http://schemas.microsoft.com/office/drawing/2010/main"/>
                        </a:ext>
                      </a:extLst>
                    </pic:spPr>
                  </pic:pic>
                </a:graphicData>
              </a:graphic>
            </wp:inline>
          </w:drawing>
        </w:r>
      </w:ins>
    </w:p>
    <w:p w14:paraId="7585CB82" w14:textId="11B6771A" w:rsidR="00262812" w:rsidRDefault="00262812" w:rsidP="00466916">
      <w:pPr>
        <w:tabs>
          <w:tab w:val="left" w:pos="1020"/>
        </w:tabs>
        <w:jc w:val="center"/>
        <w:rPr>
          <w:rFonts w:ascii="Arial" w:hAnsi="Arial"/>
          <w:sz w:val="36"/>
          <w:rPrChange w:id="253" w:author="Microsoft Word" w:date="2025-11-24T11:47:00Z" w16du:dateUtc="2025-11-24T06:17:00Z">
            <w:rPr>
              <w:sz w:val="36"/>
              <w:szCs w:val="36"/>
            </w:rPr>
          </w:rPrChange>
        </w:rPr>
      </w:pPr>
      <w:r>
        <w:rPr>
          <w:rFonts w:ascii="Arial" w:hAnsi="Arial"/>
          <w:b/>
          <w:sz w:val="40"/>
          <w:rPrChange w:id="254" w:author="Microsoft Word" w:date="2025-11-24T11:47:00Z" w16du:dateUtc="2025-11-24T06:17:00Z">
            <w:rPr>
              <w:b/>
              <w:bCs/>
              <w:sz w:val="40"/>
              <w:szCs w:val="40"/>
            </w:rPr>
          </w:rPrChange>
        </w:rPr>
        <w:lastRenderedPageBreak/>
        <w:t>EXPERIMENT :-</w:t>
      </w:r>
      <w:r w:rsidR="00E33698">
        <w:rPr>
          <w:rFonts w:ascii="Arial" w:hAnsi="Arial"/>
          <w:b/>
          <w:sz w:val="40"/>
          <w:rPrChange w:id="255" w:author="Microsoft Word" w:date="2025-11-24T11:47:00Z" w16du:dateUtc="2025-11-24T06:17:00Z">
            <w:rPr>
              <w:b/>
              <w:bCs/>
              <w:sz w:val="40"/>
              <w:szCs w:val="40"/>
            </w:rPr>
          </w:rPrChange>
        </w:rPr>
        <w:t>4</w:t>
      </w:r>
    </w:p>
    <w:p w14:paraId="32CE64EE" w14:textId="29ACEA91" w:rsidR="00262812" w:rsidRDefault="00262812" w:rsidP="00466916">
      <w:pPr>
        <w:tabs>
          <w:tab w:val="left" w:pos="528"/>
          <w:tab w:val="left" w:pos="1020"/>
        </w:tabs>
        <w:jc w:val="both"/>
        <w:rPr>
          <w:rFonts w:ascii="Arial" w:hAnsi="Arial"/>
          <w:b/>
          <w:i/>
          <w:sz w:val="36"/>
          <w:rPrChange w:id="256" w:author="Microsoft Word" w:date="2025-11-24T11:47:00Z" w16du:dateUtc="2025-11-24T06:17:00Z">
            <w:rPr>
              <w:b/>
              <w:bCs/>
              <w:i/>
              <w:iCs/>
              <w:sz w:val="36"/>
              <w:szCs w:val="36"/>
            </w:rPr>
          </w:rPrChange>
        </w:rPr>
      </w:pPr>
      <w:r>
        <w:rPr>
          <w:rFonts w:ascii="Arial" w:hAnsi="Arial"/>
          <w:b/>
          <w:i/>
          <w:sz w:val="36"/>
          <w:rPrChange w:id="257" w:author="Microsoft Word" w:date="2025-11-24T11:47:00Z" w16du:dateUtc="2025-11-24T06:17:00Z">
            <w:rPr>
              <w:b/>
              <w:bCs/>
              <w:i/>
              <w:iCs/>
              <w:sz w:val="36"/>
              <w:szCs w:val="36"/>
            </w:rPr>
          </w:rPrChange>
        </w:rPr>
        <w:t>Aim:</w:t>
      </w:r>
    </w:p>
    <w:p w14:paraId="46D11372" w14:textId="209D594A" w:rsidR="00262812" w:rsidRDefault="00262812" w:rsidP="00466916">
      <w:pPr>
        <w:tabs>
          <w:tab w:val="left" w:pos="528"/>
          <w:tab w:val="left" w:pos="1020"/>
        </w:tabs>
        <w:jc w:val="both"/>
        <w:rPr>
          <w:rFonts w:ascii="Arial" w:hAnsi="Arial"/>
          <w:sz w:val="36"/>
          <w:rPrChange w:id="258" w:author="Microsoft Word" w:date="2025-11-24T11:47:00Z" w16du:dateUtc="2025-11-24T06:17:00Z">
            <w:rPr>
              <w:sz w:val="36"/>
              <w:szCs w:val="36"/>
            </w:rPr>
          </w:rPrChange>
        </w:rPr>
      </w:pPr>
      <w:r>
        <w:rPr>
          <w:rFonts w:ascii="Arial" w:hAnsi="Arial"/>
          <w:sz w:val="32"/>
          <w:rPrChange w:id="259" w:author="Microsoft Word" w:date="2025-11-24T11:47:00Z" w16du:dateUtc="2025-11-24T06:17:00Z">
            <w:rPr>
              <w:sz w:val="32"/>
              <w:szCs w:val="32"/>
            </w:rPr>
          </w:rPrChange>
        </w:rPr>
        <w:t>Implement and evaluate the k-NN classifier on a dataset</w:t>
      </w:r>
      <w:r>
        <w:rPr>
          <w:rFonts w:ascii="Arial" w:hAnsi="Arial"/>
          <w:sz w:val="36"/>
          <w:rPrChange w:id="260" w:author="Microsoft Word" w:date="2025-11-24T11:47:00Z" w16du:dateUtc="2025-11-24T06:17:00Z">
            <w:rPr>
              <w:sz w:val="36"/>
              <w:szCs w:val="36"/>
            </w:rPr>
          </w:rPrChange>
        </w:rPr>
        <w:t>.</w:t>
      </w:r>
    </w:p>
    <w:p w14:paraId="71E9604C" w14:textId="69AF8D99" w:rsidR="00262812" w:rsidRDefault="00262812" w:rsidP="00466916">
      <w:pPr>
        <w:tabs>
          <w:tab w:val="left" w:pos="528"/>
          <w:tab w:val="left" w:pos="1020"/>
        </w:tabs>
        <w:jc w:val="both"/>
        <w:rPr>
          <w:rFonts w:ascii="Arial" w:hAnsi="Arial"/>
          <w:b/>
          <w:i/>
          <w:sz w:val="40"/>
          <w:rPrChange w:id="261" w:author="Microsoft Word" w:date="2025-11-24T11:47:00Z" w16du:dateUtc="2025-11-24T06:17:00Z">
            <w:rPr>
              <w:b/>
              <w:bCs/>
              <w:i/>
              <w:iCs/>
              <w:sz w:val="40"/>
              <w:szCs w:val="40"/>
            </w:rPr>
          </w:rPrChange>
        </w:rPr>
      </w:pPr>
      <w:r>
        <w:rPr>
          <w:rFonts w:ascii="Arial" w:hAnsi="Arial"/>
          <w:b/>
          <w:i/>
          <w:sz w:val="36"/>
          <w:rPrChange w:id="262" w:author="Microsoft Word" w:date="2025-11-24T11:47:00Z" w16du:dateUtc="2025-11-24T06:17:00Z">
            <w:rPr>
              <w:b/>
              <w:bCs/>
              <w:i/>
              <w:iCs/>
              <w:sz w:val="36"/>
              <w:szCs w:val="36"/>
            </w:rPr>
          </w:rPrChange>
        </w:rPr>
        <w:t>Description:</w:t>
      </w:r>
    </w:p>
    <w:p w14:paraId="212025B1" w14:textId="77777777" w:rsidR="00262812" w:rsidRDefault="00262812" w:rsidP="00466916">
      <w:pPr>
        <w:tabs>
          <w:tab w:val="left" w:pos="528"/>
          <w:tab w:val="left" w:pos="1020"/>
        </w:tabs>
        <w:jc w:val="both"/>
        <w:rPr>
          <w:rFonts w:ascii="Arial" w:hAnsi="Arial"/>
          <w:sz w:val="32"/>
          <w:rPrChange w:id="263" w:author="Microsoft Word" w:date="2025-11-24T11:47:00Z" w16du:dateUtc="2025-11-24T06:17:00Z">
            <w:rPr>
              <w:sz w:val="32"/>
              <w:szCs w:val="32"/>
            </w:rPr>
          </w:rPrChange>
        </w:rPr>
      </w:pPr>
      <w:r>
        <w:rPr>
          <w:rFonts w:ascii="Arial" w:hAnsi="Arial"/>
          <w:sz w:val="36"/>
          <w:rPrChange w:id="264" w:author="Microsoft Word" w:date="2025-11-24T11:47:00Z" w16du:dateUtc="2025-11-24T06:17:00Z">
            <w:rPr>
              <w:sz w:val="36"/>
              <w:szCs w:val="36"/>
            </w:rPr>
          </w:rPrChange>
        </w:rPr>
        <w:t xml:space="preserve">  </w:t>
      </w:r>
      <w:r>
        <w:rPr>
          <w:rFonts w:ascii="Arial" w:hAnsi="Arial"/>
          <w:sz w:val="36"/>
          <w:rPrChange w:id="265" w:author="Microsoft Word" w:date="2025-11-24T11:47:00Z" w16du:dateUtc="2025-11-24T06:17:00Z">
            <w:rPr>
              <w:sz w:val="36"/>
              <w:szCs w:val="36"/>
            </w:rPr>
          </w:rPrChange>
        </w:rPr>
        <w:tab/>
      </w:r>
      <w:r>
        <w:rPr>
          <w:rFonts w:ascii="Arial" w:hAnsi="Arial"/>
          <w:sz w:val="32"/>
          <w:rPrChange w:id="266" w:author="Microsoft Word" w:date="2025-11-24T11:47:00Z" w16du:dateUtc="2025-11-24T06:17:00Z">
            <w:rPr>
              <w:sz w:val="32"/>
              <w:szCs w:val="32"/>
            </w:rPr>
          </w:rPrChange>
        </w:rPr>
        <w:t>This program implements a complete k-Nearest Neighbors (k-NN, k=5) classifier on the Iris dataset using scikit-learn. It loads and explores the data, encodes target labels, scales features with StandardScaler, and performs a stratified 70-30 train-test split. The model is trained and evaluated using accuracy, precision, recall, F1-score through a detailed classification report, and a confusion matrix visualized with seaborn. 5-fold cross-validation provides robust performance estimates. Finally, PCA reduces the data to 2D to visualize decision boundaries on a mesh grid, with species color-coded — offering a fully functional, error-free, Colab-ready pipeline for multi-class classification and model interpretability.</w:t>
      </w:r>
    </w:p>
    <w:p w14:paraId="02378D16" w14:textId="77777777" w:rsidR="00262812" w:rsidRDefault="00262812" w:rsidP="00466916">
      <w:pPr>
        <w:tabs>
          <w:tab w:val="left" w:pos="528"/>
          <w:tab w:val="left" w:pos="1020"/>
        </w:tabs>
        <w:jc w:val="both"/>
        <w:rPr>
          <w:rFonts w:ascii="Arial" w:hAnsi="Arial"/>
          <w:b/>
          <w:i/>
          <w:sz w:val="36"/>
          <w:rPrChange w:id="267" w:author="Microsoft Word" w:date="2025-11-24T11:47:00Z" w16du:dateUtc="2025-11-24T06:17:00Z">
            <w:rPr>
              <w:b/>
              <w:bCs/>
              <w:i/>
              <w:iCs/>
              <w:sz w:val="36"/>
              <w:szCs w:val="36"/>
            </w:rPr>
          </w:rPrChange>
        </w:rPr>
      </w:pPr>
      <w:r>
        <w:rPr>
          <w:rFonts w:ascii="Arial" w:hAnsi="Arial"/>
          <w:b/>
          <w:i/>
          <w:sz w:val="36"/>
          <w:rPrChange w:id="268" w:author="Microsoft Word" w:date="2025-11-24T11:47:00Z" w16du:dateUtc="2025-11-24T06:17:00Z">
            <w:rPr>
              <w:b/>
              <w:bCs/>
              <w:i/>
              <w:iCs/>
              <w:sz w:val="36"/>
              <w:szCs w:val="36"/>
            </w:rPr>
          </w:rPrChange>
        </w:rPr>
        <w:t>Dataset Link:</w:t>
      </w:r>
    </w:p>
    <w:p w14:paraId="78A8B841" w14:textId="77777777" w:rsidR="00751083" w:rsidRDefault="00000000">
      <w:pPr>
        <w:tabs>
          <w:tab w:val="left" w:pos="528"/>
          <w:tab w:val="left" w:pos="1020"/>
        </w:tabs>
        <w:jc w:val="both"/>
        <w:rPr>
          <w:del w:id="269" w:author="Microsoft Word" w:date="2025-11-24T11:47:00Z" w16du:dateUtc="2025-11-24T06:17:00Z"/>
          <w:rFonts w:ascii="Arial" w:hAnsi="Arial" w:cs="Arial"/>
          <w:b/>
          <w:bCs/>
          <w:i/>
          <w:iCs/>
          <w:sz w:val="36"/>
          <w:szCs w:val="36"/>
        </w:rPr>
      </w:pPr>
      <w:del w:id="270" w:author="Microsoft Word" w:date="2025-11-24T11:47:00Z" w16du:dateUtc="2025-11-24T06:17:00Z">
        <w:r>
          <w:fldChar w:fldCharType="begin"/>
        </w:r>
        <w:r>
          <w:rPr>
            <w:rFonts w:ascii="Arial" w:hAnsi="Arial" w:cs="Arial"/>
          </w:rPr>
          <w:delInstrText xml:space="preserve"> HYPERLINK "https://raw.githubusercontent.com/mwaskom/seaborn-data/master/iris.csv" </w:delInstrText>
        </w:r>
        <w:r>
          <w:fldChar w:fldCharType="separate"/>
        </w:r>
        <w:r>
          <w:rPr>
            <w:rStyle w:val="Hyperlink"/>
            <w:rFonts w:ascii="Arial" w:hAnsi="Arial" w:cs="Arial"/>
            <w:sz w:val="36"/>
            <w:szCs w:val="36"/>
          </w:rPr>
          <w:delText>https://raw.githubusercontent.com/mwaskom/seaborn-data/master/iris.csv</w:delText>
        </w:r>
        <w:r>
          <w:rPr>
            <w:rStyle w:val="Hyperlink"/>
            <w:rFonts w:ascii="Arial" w:hAnsi="Arial" w:cs="Arial"/>
            <w:sz w:val="36"/>
            <w:szCs w:val="36"/>
          </w:rPr>
          <w:fldChar w:fldCharType="end"/>
        </w:r>
      </w:del>
    </w:p>
    <w:p w14:paraId="27DAF303" w14:textId="6BC0E7E2" w:rsidR="00262812" w:rsidRPr="00262812" w:rsidRDefault="007C0A66" w:rsidP="00466916">
      <w:pPr>
        <w:tabs>
          <w:tab w:val="left" w:pos="528"/>
          <w:tab w:val="left" w:pos="1020"/>
        </w:tabs>
        <w:jc w:val="both"/>
        <w:rPr>
          <w:ins w:id="271" w:author="Microsoft Word" w:date="2025-11-24T11:47:00Z" w16du:dateUtc="2025-11-24T06:17:00Z"/>
          <w:b/>
          <w:bCs/>
          <w:i/>
          <w:iCs/>
          <w:sz w:val="36"/>
          <w:szCs w:val="36"/>
        </w:rPr>
      </w:pPr>
      <w:ins w:id="272" w:author="Microsoft Word" w:date="2025-11-24T11:47:00Z" w16du:dateUtc="2025-11-24T06:17:00Z">
        <w:r>
          <w:fldChar w:fldCharType="begin"/>
        </w:r>
        <w:r>
          <w:instrText>HYPERLINK "https://raw.githubusercontent.com/mwaskom/seaborn-data/master/iris.csv"</w:instrText>
        </w:r>
        <w:r>
          <w:fldChar w:fldCharType="separate"/>
        </w:r>
        <w:r w:rsidRPr="00262812">
          <w:rPr>
            <w:rStyle w:val="Hyperlink"/>
            <w:sz w:val="36"/>
            <w:szCs w:val="36"/>
          </w:rPr>
          <w:t>https://raw.githubusercontent.com/mwaskom/seaborn-data/master/iris.csv</w:t>
        </w:r>
        <w:r>
          <w:fldChar w:fldCharType="end"/>
        </w:r>
      </w:ins>
    </w:p>
    <w:p w14:paraId="23AE7961" w14:textId="77777777" w:rsidR="00262812" w:rsidRDefault="00262812" w:rsidP="00466916">
      <w:pPr>
        <w:tabs>
          <w:tab w:val="left" w:pos="528"/>
          <w:tab w:val="left" w:pos="1020"/>
        </w:tabs>
        <w:jc w:val="both"/>
        <w:rPr>
          <w:rFonts w:ascii="Arial" w:hAnsi="Arial"/>
          <w:b/>
          <w:i/>
          <w:sz w:val="36"/>
          <w:rPrChange w:id="273" w:author="Microsoft Word" w:date="2025-11-24T11:47:00Z" w16du:dateUtc="2025-11-24T06:17:00Z">
            <w:rPr>
              <w:b/>
              <w:bCs/>
              <w:i/>
              <w:iCs/>
              <w:sz w:val="36"/>
              <w:szCs w:val="36"/>
            </w:rPr>
          </w:rPrChange>
        </w:rPr>
      </w:pPr>
      <w:r>
        <w:rPr>
          <w:rFonts w:ascii="Arial" w:hAnsi="Arial"/>
          <w:b/>
          <w:i/>
          <w:sz w:val="36"/>
          <w:rPrChange w:id="274" w:author="Microsoft Word" w:date="2025-11-24T11:47:00Z" w16du:dateUtc="2025-11-24T06:17:00Z">
            <w:rPr>
              <w:b/>
              <w:bCs/>
              <w:i/>
              <w:iCs/>
              <w:sz w:val="36"/>
              <w:szCs w:val="36"/>
            </w:rPr>
          </w:rPrChange>
        </w:rPr>
        <w:t>Program:</w:t>
      </w:r>
    </w:p>
    <w:p w14:paraId="7773438B" w14:textId="77777777" w:rsidR="00262812" w:rsidRDefault="00262812" w:rsidP="00466916">
      <w:pPr>
        <w:tabs>
          <w:tab w:val="left" w:pos="528"/>
          <w:tab w:val="left" w:pos="1020"/>
        </w:tabs>
        <w:jc w:val="both"/>
        <w:rPr>
          <w:rFonts w:ascii="Arial" w:hAnsi="Arial"/>
          <w:sz w:val="32"/>
          <w:rPrChange w:id="275" w:author="Microsoft Word" w:date="2025-11-24T11:47:00Z" w16du:dateUtc="2025-11-24T06:17:00Z">
            <w:rPr>
              <w:sz w:val="32"/>
              <w:szCs w:val="32"/>
            </w:rPr>
          </w:rPrChange>
        </w:rPr>
      </w:pPr>
      <w:r>
        <w:rPr>
          <w:rFonts w:ascii="Arial" w:hAnsi="Arial"/>
          <w:sz w:val="32"/>
          <w:rPrChange w:id="276" w:author="Microsoft Word" w:date="2025-11-24T11:47:00Z" w16du:dateUtc="2025-11-24T06:17:00Z">
            <w:rPr>
              <w:sz w:val="32"/>
              <w:szCs w:val="32"/>
            </w:rPr>
          </w:rPrChange>
        </w:rPr>
        <w:t>import pandas as pd</w:t>
      </w:r>
    </w:p>
    <w:p w14:paraId="1BF32C60" w14:textId="77777777" w:rsidR="00262812" w:rsidRDefault="00262812" w:rsidP="00466916">
      <w:pPr>
        <w:tabs>
          <w:tab w:val="left" w:pos="528"/>
          <w:tab w:val="left" w:pos="1020"/>
        </w:tabs>
        <w:jc w:val="both"/>
        <w:rPr>
          <w:rFonts w:ascii="Arial" w:hAnsi="Arial"/>
          <w:sz w:val="32"/>
          <w:rPrChange w:id="277" w:author="Microsoft Word" w:date="2025-11-24T11:47:00Z" w16du:dateUtc="2025-11-24T06:17:00Z">
            <w:rPr>
              <w:sz w:val="32"/>
              <w:szCs w:val="32"/>
            </w:rPr>
          </w:rPrChange>
        </w:rPr>
      </w:pPr>
      <w:r>
        <w:rPr>
          <w:rFonts w:ascii="Arial" w:hAnsi="Arial"/>
          <w:sz w:val="32"/>
          <w:rPrChange w:id="278" w:author="Microsoft Word" w:date="2025-11-24T11:47:00Z" w16du:dateUtc="2025-11-24T06:17:00Z">
            <w:rPr>
              <w:sz w:val="32"/>
              <w:szCs w:val="32"/>
            </w:rPr>
          </w:rPrChange>
        </w:rPr>
        <w:t>import numpy as np</w:t>
      </w:r>
    </w:p>
    <w:p w14:paraId="5AFA2289" w14:textId="77777777" w:rsidR="00262812" w:rsidRDefault="00262812" w:rsidP="00466916">
      <w:pPr>
        <w:tabs>
          <w:tab w:val="left" w:pos="528"/>
          <w:tab w:val="left" w:pos="1020"/>
        </w:tabs>
        <w:jc w:val="both"/>
        <w:rPr>
          <w:rFonts w:ascii="Arial" w:hAnsi="Arial"/>
          <w:sz w:val="32"/>
          <w:rPrChange w:id="279" w:author="Microsoft Word" w:date="2025-11-24T11:47:00Z" w16du:dateUtc="2025-11-24T06:17:00Z">
            <w:rPr>
              <w:sz w:val="32"/>
              <w:szCs w:val="32"/>
            </w:rPr>
          </w:rPrChange>
        </w:rPr>
      </w:pPr>
      <w:r>
        <w:rPr>
          <w:rFonts w:ascii="Arial" w:hAnsi="Arial"/>
          <w:sz w:val="32"/>
          <w:rPrChange w:id="280" w:author="Microsoft Word" w:date="2025-11-24T11:47:00Z" w16du:dateUtc="2025-11-24T06:17:00Z">
            <w:rPr>
              <w:sz w:val="32"/>
              <w:szCs w:val="32"/>
            </w:rPr>
          </w:rPrChange>
        </w:rPr>
        <w:t>import matplotlib.pyplot as plt</w:t>
      </w:r>
    </w:p>
    <w:p w14:paraId="490BBC6F" w14:textId="77777777" w:rsidR="00262812" w:rsidRDefault="00262812" w:rsidP="00466916">
      <w:pPr>
        <w:tabs>
          <w:tab w:val="left" w:pos="528"/>
          <w:tab w:val="left" w:pos="1020"/>
        </w:tabs>
        <w:jc w:val="both"/>
        <w:rPr>
          <w:rFonts w:ascii="Arial" w:hAnsi="Arial"/>
          <w:sz w:val="32"/>
          <w:rPrChange w:id="281" w:author="Microsoft Word" w:date="2025-11-24T11:47:00Z" w16du:dateUtc="2025-11-24T06:17:00Z">
            <w:rPr>
              <w:sz w:val="32"/>
              <w:szCs w:val="32"/>
            </w:rPr>
          </w:rPrChange>
        </w:rPr>
      </w:pPr>
      <w:r>
        <w:rPr>
          <w:rFonts w:ascii="Arial" w:hAnsi="Arial"/>
          <w:sz w:val="32"/>
          <w:rPrChange w:id="282" w:author="Microsoft Word" w:date="2025-11-24T11:47:00Z" w16du:dateUtc="2025-11-24T06:17:00Z">
            <w:rPr>
              <w:sz w:val="32"/>
              <w:szCs w:val="32"/>
            </w:rPr>
          </w:rPrChange>
        </w:rPr>
        <w:t>import seaborn as sns</w:t>
      </w:r>
    </w:p>
    <w:p w14:paraId="6248BFEB" w14:textId="77777777" w:rsidR="00262812" w:rsidRDefault="00262812" w:rsidP="00466916">
      <w:pPr>
        <w:tabs>
          <w:tab w:val="left" w:pos="528"/>
          <w:tab w:val="left" w:pos="1020"/>
        </w:tabs>
        <w:jc w:val="both"/>
        <w:rPr>
          <w:rFonts w:ascii="Arial" w:hAnsi="Arial"/>
          <w:sz w:val="32"/>
          <w:rPrChange w:id="283" w:author="Microsoft Word" w:date="2025-11-24T11:47:00Z" w16du:dateUtc="2025-11-24T06:17:00Z">
            <w:rPr>
              <w:sz w:val="32"/>
              <w:szCs w:val="32"/>
            </w:rPr>
          </w:rPrChange>
        </w:rPr>
      </w:pPr>
      <w:r>
        <w:rPr>
          <w:rFonts w:ascii="Arial" w:hAnsi="Arial"/>
          <w:sz w:val="32"/>
          <w:rPrChange w:id="284" w:author="Microsoft Word" w:date="2025-11-24T11:47:00Z" w16du:dateUtc="2025-11-24T06:17:00Z">
            <w:rPr>
              <w:sz w:val="32"/>
              <w:szCs w:val="32"/>
            </w:rPr>
          </w:rPrChange>
        </w:rPr>
        <w:t>from sklearn.model_selection import train_test_split, cross_val_score</w:t>
      </w:r>
    </w:p>
    <w:p w14:paraId="1BF79328" w14:textId="77777777" w:rsidR="00262812" w:rsidRDefault="00262812" w:rsidP="00466916">
      <w:pPr>
        <w:tabs>
          <w:tab w:val="left" w:pos="528"/>
          <w:tab w:val="left" w:pos="1020"/>
        </w:tabs>
        <w:jc w:val="both"/>
        <w:rPr>
          <w:rFonts w:ascii="Arial" w:hAnsi="Arial"/>
          <w:sz w:val="32"/>
          <w:rPrChange w:id="285" w:author="Microsoft Word" w:date="2025-11-24T11:47:00Z" w16du:dateUtc="2025-11-24T06:17:00Z">
            <w:rPr>
              <w:sz w:val="32"/>
              <w:szCs w:val="32"/>
            </w:rPr>
          </w:rPrChange>
        </w:rPr>
      </w:pPr>
      <w:r>
        <w:rPr>
          <w:rFonts w:ascii="Arial" w:hAnsi="Arial"/>
          <w:sz w:val="32"/>
          <w:rPrChange w:id="286" w:author="Microsoft Word" w:date="2025-11-24T11:47:00Z" w16du:dateUtc="2025-11-24T06:17:00Z">
            <w:rPr>
              <w:sz w:val="32"/>
              <w:szCs w:val="32"/>
            </w:rPr>
          </w:rPrChange>
        </w:rPr>
        <w:lastRenderedPageBreak/>
        <w:t>from sklearn.neighbors import KNeighborsClassifier</w:t>
      </w:r>
    </w:p>
    <w:p w14:paraId="03D537E2" w14:textId="77777777" w:rsidR="00262812" w:rsidRDefault="00262812" w:rsidP="00466916">
      <w:pPr>
        <w:tabs>
          <w:tab w:val="left" w:pos="528"/>
          <w:tab w:val="left" w:pos="1020"/>
        </w:tabs>
        <w:jc w:val="both"/>
        <w:rPr>
          <w:rFonts w:ascii="Arial" w:hAnsi="Arial"/>
          <w:sz w:val="32"/>
          <w:rPrChange w:id="287" w:author="Microsoft Word" w:date="2025-11-24T11:47:00Z" w16du:dateUtc="2025-11-24T06:17:00Z">
            <w:rPr>
              <w:sz w:val="32"/>
              <w:szCs w:val="32"/>
            </w:rPr>
          </w:rPrChange>
        </w:rPr>
      </w:pPr>
      <w:r>
        <w:rPr>
          <w:rFonts w:ascii="Arial" w:hAnsi="Arial"/>
          <w:sz w:val="32"/>
          <w:rPrChange w:id="288" w:author="Microsoft Word" w:date="2025-11-24T11:47:00Z" w16du:dateUtc="2025-11-24T06:17:00Z">
            <w:rPr>
              <w:sz w:val="32"/>
              <w:szCs w:val="32"/>
            </w:rPr>
          </w:rPrChange>
        </w:rPr>
        <w:t>from sklearn.preprocessing import StandardScaler, LabelEncoder</w:t>
      </w:r>
    </w:p>
    <w:p w14:paraId="25CD7E1E" w14:textId="77777777" w:rsidR="00262812" w:rsidRDefault="00262812" w:rsidP="00466916">
      <w:pPr>
        <w:tabs>
          <w:tab w:val="left" w:pos="528"/>
          <w:tab w:val="left" w:pos="1020"/>
        </w:tabs>
        <w:jc w:val="both"/>
        <w:rPr>
          <w:rFonts w:ascii="Arial" w:hAnsi="Arial"/>
          <w:sz w:val="32"/>
          <w:rPrChange w:id="289" w:author="Microsoft Word" w:date="2025-11-24T11:47:00Z" w16du:dateUtc="2025-11-24T06:17:00Z">
            <w:rPr>
              <w:sz w:val="32"/>
              <w:szCs w:val="32"/>
            </w:rPr>
          </w:rPrChange>
        </w:rPr>
      </w:pPr>
      <w:r>
        <w:rPr>
          <w:rFonts w:ascii="Arial" w:hAnsi="Arial"/>
          <w:sz w:val="32"/>
          <w:rPrChange w:id="290" w:author="Microsoft Word" w:date="2025-11-24T11:47:00Z" w16du:dateUtc="2025-11-24T06:17:00Z">
            <w:rPr>
              <w:sz w:val="32"/>
              <w:szCs w:val="32"/>
            </w:rPr>
          </w:rPrChange>
        </w:rPr>
        <w:t>from sklearn.decomposition import PCA</w:t>
      </w:r>
    </w:p>
    <w:p w14:paraId="576C1465" w14:textId="77777777" w:rsidR="00262812" w:rsidRDefault="00262812" w:rsidP="00466916">
      <w:pPr>
        <w:tabs>
          <w:tab w:val="left" w:pos="528"/>
          <w:tab w:val="left" w:pos="1020"/>
        </w:tabs>
        <w:jc w:val="both"/>
        <w:rPr>
          <w:rFonts w:ascii="Arial" w:hAnsi="Arial"/>
          <w:sz w:val="32"/>
          <w:rPrChange w:id="291" w:author="Microsoft Word" w:date="2025-11-24T11:47:00Z" w16du:dateUtc="2025-11-24T06:17:00Z">
            <w:rPr>
              <w:sz w:val="32"/>
              <w:szCs w:val="32"/>
            </w:rPr>
          </w:rPrChange>
        </w:rPr>
      </w:pPr>
      <w:r>
        <w:rPr>
          <w:rFonts w:ascii="Arial" w:hAnsi="Arial"/>
          <w:sz w:val="32"/>
          <w:rPrChange w:id="292" w:author="Microsoft Word" w:date="2025-11-24T11:47:00Z" w16du:dateUtc="2025-11-24T06:17:00Z">
            <w:rPr>
              <w:sz w:val="32"/>
              <w:szCs w:val="32"/>
            </w:rPr>
          </w:rPrChange>
        </w:rPr>
        <w:t>from sklearn.metrics import accuracy_score, classification_report, confusion_matrix</w:t>
      </w:r>
    </w:p>
    <w:p w14:paraId="68575C2D" w14:textId="77777777" w:rsidR="00262812" w:rsidRDefault="00262812" w:rsidP="00466916">
      <w:pPr>
        <w:tabs>
          <w:tab w:val="left" w:pos="528"/>
          <w:tab w:val="left" w:pos="1020"/>
        </w:tabs>
        <w:jc w:val="both"/>
        <w:rPr>
          <w:rFonts w:ascii="Arial" w:hAnsi="Arial"/>
          <w:sz w:val="32"/>
          <w:rPrChange w:id="293" w:author="Microsoft Word" w:date="2025-11-24T11:47:00Z" w16du:dateUtc="2025-11-24T06:17:00Z">
            <w:rPr>
              <w:sz w:val="32"/>
              <w:szCs w:val="32"/>
            </w:rPr>
          </w:rPrChange>
        </w:rPr>
      </w:pPr>
      <w:r>
        <w:rPr>
          <w:rFonts w:ascii="Arial" w:hAnsi="Arial"/>
          <w:sz w:val="32"/>
          <w:rPrChange w:id="294" w:author="Microsoft Word" w:date="2025-11-24T11:47:00Z" w16du:dateUtc="2025-11-24T06:17:00Z">
            <w:rPr>
              <w:sz w:val="32"/>
              <w:szCs w:val="32"/>
            </w:rPr>
          </w:rPrChange>
        </w:rPr>
        <w:t># === LOAD DATASET ===</w:t>
      </w:r>
    </w:p>
    <w:p w14:paraId="7BB18939" w14:textId="77777777" w:rsidR="00751083" w:rsidRDefault="00000000">
      <w:pPr>
        <w:tabs>
          <w:tab w:val="left" w:pos="528"/>
          <w:tab w:val="left" w:pos="1020"/>
        </w:tabs>
        <w:jc w:val="both"/>
        <w:rPr>
          <w:del w:id="295" w:author="Microsoft Word" w:date="2025-11-24T11:47:00Z" w16du:dateUtc="2025-11-24T06:17:00Z"/>
          <w:rFonts w:ascii="Arial" w:hAnsi="Arial" w:cs="Arial"/>
          <w:sz w:val="32"/>
          <w:szCs w:val="32"/>
        </w:rPr>
      </w:pPr>
      <w:del w:id="296" w:author="Microsoft Word" w:date="2025-11-24T11:47:00Z" w16du:dateUtc="2025-11-24T06:17:00Z">
        <w:r>
          <w:rPr>
            <w:rFonts w:ascii="Arial" w:hAnsi="Arial" w:cs="Arial"/>
            <w:sz w:val="32"/>
            <w:szCs w:val="32"/>
          </w:rPr>
          <w:delText>url = "</w:delText>
        </w:r>
        <w:r>
          <w:fldChar w:fldCharType="begin"/>
        </w:r>
        <w:r>
          <w:rPr>
            <w:rFonts w:ascii="Arial" w:hAnsi="Arial" w:cs="Arial"/>
          </w:rPr>
          <w:delInstrText xml:space="preserve"> HYPERLINK "https://raw.githubusercontent.com/mwaskom/seaborn-data/master/iris.csv" </w:delInstrText>
        </w:r>
        <w:r>
          <w:fldChar w:fldCharType="separate"/>
        </w:r>
        <w:r>
          <w:rPr>
            <w:rStyle w:val="Hyperlink"/>
            <w:rFonts w:ascii="Arial" w:hAnsi="Arial" w:cs="Arial"/>
            <w:sz w:val="32"/>
            <w:szCs w:val="32"/>
          </w:rPr>
          <w:delText>https://raw.githubusercontent.com/mwaskom/seaborn-data/master/iris.csv</w:delText>
        </w:r>
        <w:r>
          <w:rPr>
            <w:rStyle w:val="Hyperlink"/>
            <w:rFonts w:ascii="Arial" w:hAnsi="Arial" w:cs="Arial"/>
            <w:sz w:val="32"/>
            <w:szCs w:val="32"/>
          </w:rPr>
          <w:fldChar w:fldCharType="end"/>
        </w:r>
        <w:r>
          <w:rPr>
            <w:rFonts w:ascii="Arial" w:hAnsi="Arial" w:cs="Arial"/>
            <w:sz w:val="32"/>
            <w:szCs w:val="32"/>
          </w:rPr>
          <w:delText>"</w:delText>
        </w:r>
      </w:del>
    </w:p>
    <w:p w14:paraId="7A78235B" w14:textId="77777777" w:rsidR="00262812" w:rsidRPr="00262812" w:rsidRDefault="00262812" w:rsidP="00466916">
      <w:pPr>
        <w:tabs>
          <w:tab w:val="left" w:pos="528"/>
          <w:tab w:val="left" w:pos="1020"/>
        </w:tabs>
        <w:jc w:val="both"/>
        <w:rPr>
          <w:ins w:id="297" w:author="Microsoft Word" w:date="2025-11-24T11:47:00Z" w16du:dateUtc="2025-11-24T06:17:00Z"/>
          <w:sz w:val="32"/>
          <w:szCs w:val="32"/>
        </w:rPr>
      </w:pPr>
      <w:ins w:id="298" w:author="Microsoft Word" w:date="2025-11-24T11:47:00Z" w16du:dateUtc="2025-11-24T06:17:00Z">
        <w:r w:rsidRPr="00262812">
          <w:rPr>
            <w:sz w:val="32"/>
            <w:szCs w:val="32"/>
          </w:rPr>
          <w:t>url = "</w:t>
        </w:r>
        <w:r>
          <w:fldChar w:fldCharType="begin"/>
        </w:r>
        <w:r>
          <w:instrText>HYPERLINK "https://raw.githubusercontent.com/mwaskom/seaborn-data/master/iris.csv"</w:instrText>
        </w:r>
        <w:r>
          <w:fldChar w:fldCharType="separate"/>
        </w:r>
        <w:r w:rsidRPr="00262812">
          <w:rPr>
            <w:rStyle w:val="Hyperlink"/>
            <w:sz w:val="32"/>
            <w:szCs w:val="32"/>
          </w:rPr>
          <w:t>https://raw.githubusercontent.com/mwaskom/seaborn-data/master/iris.csv</w:t>
        </w:r>
        <w:r>
          <w:fldChar w:fldCharType="end"/>
        </w:r>
        <w:r w:rsidRPr="00262812">
          <w:rPr>
            <w:sz w:val="32"/>
            <w:szCs w:val="32"/>
          </w:rPr>
          <w:t>"</w:t>
        </w:r>
      </w:ins>
    </w:p>
    <w:p w14:paraId="6DF1414F" w14:textId="77777777" w:rsidR="00262812" w:rsidRDefault="00262812" w:rsidP="00466916">
      <w:pPr>
        <w:tabs>
          <w:tab w:val="left" w:pos="528"/>
          <w:tab w:val="left" w:pos="1020"/>
        </w:tabs>
        <w:jc w:val="both"/>
        <w:rPr>
          <w:rFonts w:ascii="Arial" w:hAnsi="Arial"/>
          <w:sz w:val="32"/>
          <w:rPrChange w:id="299" w:author="Microsoft Word" w:date="2025-11-24T11:47:00Z" w16du:dateUtc="2025-11-24T06:17:00Z">
            <w:rPr>
              <w:sz w:val="32"/>
              <w:szCs w:val="32"/>
            </w:rPr>
          </w:rPrChange>
        </w:rPr>
      </w:pPr>
      <w:r>
        <w:rPr>
          <w:rFonts w:ascii="Arial" w:hAnsi="Arial"/>
          <w:sz w:val="32"/>
          <w:rPrChange w:id="300" w:author="Microsoft Word" w:date="2025-11-24T11:47:00Z" w16du:dateUtc="2025-11-24T06:17:00Z">
            <w:rPr>
              <w:sz w:val="32"/>
              <w:szCs w:val="32"/>
            </w:rPr>
          </w:rPrChange>
        </w:rPr>
        <w:t>df = pd.read_csv(url)</w:t>
      </w:r>
    </w:p>
    <w:p w14:paraId="5B63593A" w14:textId="77777777" w:rsidR="00262812" w:rsidRDefault="00262812" w:rsidP="00466916">
      <w:pPr>
        <w:tabs>
          <w:tab w:val="left" w:pos="528"/>
          <w:tab w:val="left" w:pos="1020"/>
        </w:tabs>
        <w:jc w:val="both"/>
        <w:rPr>
          <w:rFonts w:ascii="Arial" w:hAnsi="Arial"/>
          <w:sz w:val="32"/>
          <w:rPrChange w:id="301" w:author="Microsoft Word" w:date="2025-11-24T11:47:00Z" w16du:dateUtc="2025-11-24T06:17:00Z">
            <w:rPr>
              <w:sz w:val="32"/>
              <w:szCs w:val="32"/>
            </w:rPr>
          </w:rPrChange>
        </w:rPr>
      </w:pPr>
      <w:r>
        <w:rPr>
          <w:rFonts w:ascii="Arial" w:hAnsi="Arial"/>
          <w:sz w:val="32"/>
          <w:rPrChange w:id="302" w:author="Microsoft Word" w:date="2025-11-24T11:47:00Z" w16du:dateUtc="2025-11-24T06:17:00Z">
            <w:rPr>
              <w:sz w:val="32"/>
              <w:szCs w:val="32"/>
            </w:rPr>
          </w:rPrChange>
        </w:rPr>
        <w:t>print("Dataset Info:")</w:t>
      </w:r>
    </w:p>
    <w:p w14:paraId="0D62E4B5" w14:textId="77777777" w:rsidR="00262812" w:rsidRDefault="00262812" w:rsidP="00466916">
      <w:pPr>
        <w:tabs>
          <w:tab w:val="left" w:pos="528"/>
          <w:tab w:val="left" w:pos="1020"/>
        </w:tabs>
        <w:jc w:val="both"/>
        <w:rPr>
          <w:rFonts w:ascii="Arial" w:hAnsi="Arial"/>
          <w:sz w:val="32"/>
          <w:rPrChange w:id="303" w:author="Microsoft Word" w:date="2025-11-24T11:47:00Z" w16du:dateUtc="2025-11-24T06:17:00Z">
            <w:rPr>
              <w:sz w:val="32"/>
              <w:szCs w:val="32"/>
            </w:rPr>
          </w:rPrChange>
        </w:rPr>
      </w:pPr>
      <w:r>
        <w:rPr>
          <w:rFonts w:ascii="Arial" w:hAnsi="Arial"/>
          <w:sz w:val="32"/>
          <w:rPrChange w:id="304" w:author="Microsoft Word" w:date="2025-11-24T11:47:00Z" w16du:dateUtc="2025-11-24T06:17:00Z">
            <w:rPr>
              <w:sz w:val="32"/>
              <w:szCs w:val="32"/>
            </w:rPr>
          </w:rPrChange>
        </w:rPr>
        <w:t>print(f"Shape: {df.shape}")</w:t>
      </w:r>
    </w:p>
    <w:p w14:paraId="25ECB70B" w14:textId="77777777" w:rsidR="00262812" w:rsidRDefault="00262812" w:rsidP="00466916">
      <w:pPr>
        <w:tabs>
          <w:tab w:val="left" w:pos="528"/>
          <w:tab w:val="left" w:pos="1020"/>
        </w:tabs>
        <w:jc w:val="both"/>
        <w:rPr>
          <w:rFonts w:ascii="Arial" w:hAnsi="Arial"/>
          <w:sz w:val="32"/>
          <w:rPrChange w:id="305" w:author="Microsoft Word" w:date="2025-11-24T11:47:00Z" w16du:dateUtc="2025-11-24T06:17:00Z">
            <w:rPr>
              <w:sz w:val="32"/>
              <w:szCs w:val="32"/>
            </w:rPr>
          </w:rPrChange>
        </w:rPr>
      </w:pPr>
      <w:r>
        <w:rPr>
          <w:rFonts w:ascii="Arial" w:hAnsi="Arial"/>
          <w:sz w:val="32"/>
          <w:rPrChange w:id="306" w:author="Microsoft Word" w:date="2025-11-24T11:47:00Z" w16du:dateUtc="2025-11-24T06:17:00Z">
            <w:rPr>
              <w:sz w:val="32"/>
              <w:szCs w:val="32"/>
            </w:rPr>
          </w:rPrChange>
        </w:rPr>
        <w:t>print(df.head())</w:t>
      </w:r>
    </w:p>
    <w:p w14:paraId="0536D8D2" w14:textId="77777777" w:rsidR="00262812" w:rsidRDefault="00262812" w:rsidP="00466916">
      <w:pPr>
        <w:tabs>
          <w:tab w:val="left" w:pos="528"/>
          <w:tab w:val="left" w:pos="1020"/>
        </w:tabs>
        <w:jc w:val="both"/>
        <w:rPr>
          <w:rFonts w:ascii="Arial" w:hAnsi="Arial"/>
          <w:sz w:val="32"/>
          <w:rPrChange w:id="307" w:author="Microsoft Word" w:date="2025-11-24T11:47:00Z" w16du:dateUtc="2025-11-24T06:17:00Z">
            <w:rPr>
              <w:sz w:val="32"/>
              <w:szCs w:val="32"/>
            </w:rPr>
          </w:rPrChange>
        </w:rPr>
      </w:pPr>
      <w:r>
        <w:rPr>
          <w:rFonts w:ascii="Arial" w:hAnsi="Arial"/>
          <w:sz w:val="32"/>
          <w:rPrChange w:id="308" w:author="Microsoft Word" w:date="2025-11-24T11:47:00Z" w16du:dateUtc="2025-11-24T06:17:00Z">
            <w:rPr>
              <w:sz w:val="32"/>
              <w:szCs w:val="32"/>
            </w:rPr>
          </w:rPrChange>
        </w:rPr>
        <w:t>print()</w:t>
      </w:r>
    </w:p>
    <w:p w14:paraId="47F9B289" w14:textId="00F1E02E" w:rsidR="00262812" w:rsidRDefault="00262812" w:rsidP="00466916">
      <w:pPr>
        <w:tabs>
          <w:tab w:val="left" w:pos="528"/>
          <w:tab w:val="left" w:pos="1020"/>
        </w:tabs>
        <w:jc w:val="both"/>
        <w:rPr>
          <w:rFonts w:ascii="Arial" w:hAnsi="Arial"/>
          <w:sz w:val="32"/>
          <w:rPrChange w:id="309" w:author="Microsoft Word" w:date="2025-11-24T11:47:00Z" w16du:dateUtc="2025-11-24T06:17:00Z">
            <w:rPr>
              <w:sz w:val="32"/>
              <w:szCs w:val="32"/>
            </w:rPr>
          </w:rPrChange>
        </w:rPr>
      </w:pPr>
      <w:r>
        <w:rPr>
          <w:rFonts w:ascii="Arial" w:hAnsi="Arial"/>
          <w:sz w:val="32"/>
          <w:rPrChange w:id="310" w:author="Microsoft Word" w:date="2025-11-24T11:47:00Z" w16du:dateUtc="2025-11-24T06:17:00Z">
            <w:rPr>
              <w:sz w:val="32"/>
              <w:szCs w:val="32"/>
            </w:rPr>
          </w:rPrChange>
        </w:rPr>
        <w:t xml:space="preserve"> # === PREPARE FEATURES &amp; TARGET ===</w:t>
      </w:r>
    </w:p>
    <w:p w14:paraId="514315B9" w14:textId="77777777" w:rsidR="00262812" w:rsidRDefault="00262812" w:rsidP="00466916">
      <w:pPr>
        <w:tabs>
          <w:tab w:val="left" w:pos="528"/>
          <w:tab w:val="left" w:pos="1020"/>
        </w:tabs>
        <w:jc w:val="both"/>
        <w:rPr>
          <w:rFonts w:ascii="Arial" w:hAnsi="Arial"/>
          <w:sz w:val="32"/>
          <w:rPrChange w:id="311" w:author="Microsoft Word" w:date="2025-11-24T11:47:00Z" w16du:dateUtc="2025-11-24T06:17:00Z">
            <w:rPr>
              <w:sz w:val="32"/>
              <w:szCs w:val="32"/>
            </w:rPr>
          </w:rPrChange>
        </w:rPr>
      </w:pPr>
      <w:r>
        <w:rPr>
          <w:rFonts w:ascii="Arial" w:hAnsi="Arial"/>
          <w:sz w:val="32"/>
          <w:rPrChange w:id="312" w:author="Microsoft Word" w:date="2025-11-24T11:47:00Z" w16du:dateUtc="2025-11-24T06:17:00Z">
            <w:rPr>
              <w:sz w:val="32"/>
              <w:szCs w:val="32"/>
            </w:rPr>
          </w:rPrChange>
        </w:rPr>
        <w:t>X = df.drop('species', axis=1).values  # Convert to numpy array</w:t>
      </w:r>
    </w:p>
    <w:p w14:paraId="057080C4" w14:textId="77777777" w:rsidR="007C0A66" w:rsidRDefault="00262812" w:rsidP="00466916">
      <w:pPr>
        <w:tabs>
          <w:tab w:val="left" w:pos="528"/>
          <w:tab w:val="left" w:pos="1020"/>
        </w:tabs>
        <w:jc w:val="both"/>
        <w:rPr>
          <w:rFonts w:ascii="Arial" w:hAnsi="Arial"/>
          <w:sz w:val="32"/>
          <w:rPrChange w:id="313" w:author="Microsoft Word" w:date="2025-11-24T11:47:00Z" w16du:dateUtc="2025-11-24T06:17:00Z">
            <w:rPr>
              <w:sz w:val="32"/>
              <w:szCs w:val="32"/>
            </w:rPr>
          </w:rPrChange>
        </w:rPr>
      </w:pPr>
      <w:r>
        <w:rPr>
          <w:rFonts w:ascii="Arial" w:hAnsi="Arial"/>
          <w:sz w:val="32"/>
          <w:rPrChange w:id="314" w:author="Microsoft Word" w:date="2025-11-24T11:47:00Z" w16du:dateUtc="2025-11-24T06:17:00Z">
            <w:rPr>
              <w:sz w:val="32"/>
              <w:szCs w:val="32"/>
            </w:rPr>
          </w:rPrChange>
        </w:rPr>
        <w:t>y = df['species'].values</w:t>
      </w:r>
    </w:p>
    <w:p w14:paraId="7F90AD98" w14:textId="4B332DCA" w:rsidR="00262812" w:rsidRDefault="00262812" w:rsidP="00466916">
      <w:pPr>
        <w:tabs>
          <w:tab w:val="left" w:pos="528"/>
          <w:tab w:val="left" w:pos="1020"/>
        </w:tabs>
        <w:jc w:val="both"/>
        <w:rPr>
          <w:rFonts w:ascii="Arial" w:hAnsi="Arial"/>
          <w:sz w:val="32"/>
          <w:rPrChange w:id="315" w:author="Microsoft Word" w:date="2025-11-24T11:47:00Z" w16du:dateUtc="2025-11-24T06:17:00Z">
            <w:rPr>
              <w:sz w:val="32"/>
              <w:szCs w:val="32"/>
            </w:rPr>
          </w:rPrChange>
        </w:rPr>
      </w:pPr>
      <w:r>
        <w:rPr>
          <w:rFonts w:ascii="Arial" w:hAnsi="Arial"/>
          <w:sz w:val="32"/>
          <w:rPrChange w:id="316" w:author="Microsoft Word" w:date="2025-11-24T11:47:00Z" w16du:dateUtc="2025-11-24T06:17:00Z">
            <w:rPr>
              <w:sz w:val="32"/>
              <w:szCs w:val="32"/>
            </w:rPr>
          </w:rPrChange>
        </w:rPr>
        <w:t># === ENCODE LABELS (for prediction mesh) ===</w:t>
      </w:r>
    </w:p>
    <w:p w14:paraId="6C60A105" w14:textId="77777777" w:rsidR="00262812" w:rsidRDefault="00262812" w:rsidP="00466916">
      <w:pPr>
        <w:tabs>
          <w:tab w:val="left" w:pos="528"/>
          <w:tab w:val="left" w:pos="1020"/>
        </w:tabs>
        <w:jc w:val="both"/>
        <w:rPr>
          <w:rFonts w:ascii="Arial" w:hAnsi="Arial"/>
          <w:sz w:val="32"/>
          <w:rPrChange w:id="317" w:author="Microsoft Word" w:date="2025-11-24T11:47:00Z" w16du:dateUtc="2025-11-24T06:17:00Z">
            <w:rPr>
              <w:sz w:val="32"/>
              <w:szCs w:val="32"/>
            </w:rPr>
          </w:rPrChange>
        </w:rPr>
      </w:pPr>
      <w:r>
        <w:rPr>
          <w:rFonts w:ascii="Arial" w:hAnsi="Arial"/>
          <w:sz w:val="32"/>
          <w:rPrChange w:id="318" w:author="Microsoft Word" w:date="2025-11-24T11:47:00Z" w16du:dateUtc="2025-11-24T06:17:00Z">
            <w:rPr>
              <w:sz w:val="32"/>
              <w:szCs w:val="32"/>
            </w:rPr>
          </w:rPrChange>
        </w:rPr>
        <w:t>le = LabelEncoder()</w:t>
      </w:r>
    </w:p>
    <w:p w14:paraId="520E1FF2" w14:textId="77777777" w:rsidR="00262812" w:rsidRDefault="00262812" w:rsidP="00466916">
      <w:pPr>
        <w:tabs>
          <w:tab w:val="left" w:pos="528"/>
          <w:tab w:val="left" w:pos="1020"/>
        </w:tabs>
        <w:jc w:val="both"/>
        <w:rPr>
          <w:rFonts w:ascii="Arial" w:hAnsi="Arial"/>
          <w:sz w:val="32"/>
          <w:rPrChange w:id="319" w:author="Microsoft Word" w:date="2025-11-24T11:47:00Z" w16du:dateUtc="2025-11-24T06:17:00Z">
            <w:rPr>
              <w:sz w:val="32"/>
              <w:szCs w:val="32"/>
            </w:rPr>
          </w:rPrChange>
        </w:rPr>
      </w:pPr>
      <w:r>
        <w:rPr>
          <w:rFonts w:ascii="Arial" w:hAnsi="Arial"/>
          <w:sz w:val="32"/>
          <w:rPrChange w:id="320" w:author="Microsoft Word" w:date="2025-11-24T11:47:00Z" w16du:dateUtc="2025-11-24T06:17:00Z">
            <w:rPr>
              <w:sz w:val="32"/>
              <w:szCs w:val="32"/>
            </w:rPr>
          </w:rPrChange>
        </w:rPr>
        <w:t>y_encoded = le.fit_transform(y)</w:t>
      </w:r>
    </w:p>
    <w:p w14:paraId="02EC6CBF" w14:textId="77777777" w:rsidR="00262812" w:rsidRDefault="00262812" w:rsidP="00466916">
      <w:pPr>
        <w:tabs>
          <w:tab w:val="left" w:pos="528"/>
          <w:tab w:val="left" w:pos="1020"/>
        </w:tabs>
        <w:jc w:val="both"/>
        <w:rPr>
          <w:rFonts w:ascii="Arial" w:hAnsi="Arial"/>
          <w:sz w:val="32"/>
          <w:rPrChange w:id="321" w:author="Microsoft Word" w:date="2025-11-24T11:47:00Z" w16du:dateUtc="2025-11-24T06:17:00Z">
            <w:rPr>
              <w:sz w:val="32"/>
              <w:szCs w:val="32"/>
            </w:rPr>
          </w:rPrChange>
        </w:rPr>
      </w:pPr>
      <w:r>
        <w:rPr>
          <w:rFonts w:ascii="Arial" w:hAnsi="Arial"/>
          <w:sz w:val="32"/>
          <w:rPrChange w:id="322" w:author="Microsoft Word" w:date="2025-11-24T11:47:00Z" w16du:dateUtc="2025-11-24T06:17:00Z">
            <w:rPr>
              <w:sz w:val="32"/>
              <w:szCs w:val="32"/>
            </w:rPr>
          </w:rPrChange>
        </w:rPr>
        <w:t># === SCALE FEATURES ===</w:t>
      </w:r>
    </w:p>
    <w:p w14:paraId="43148918" w14:textId="77777777" w:rsidR="00262812" w:rsidRDefault="00262812" w:rsidP="00466916">
      <w:pPr>
        <w:tabs>
          <w:tab w:val="left" w:pos="528"/>
          <w:tab w:val="left" w:pos="1020"/>
        </w:tabs>
        <w:jc w:val="both"/>
        <w:rPr>
          <w:rFonts w:ascii="Arial" w:hAnsi="Arial"/>
          <w:sz w:val="32"/>
          <w:rPrChange w:id="323" w:author="Microsoft Word" w:date="2025-11-24T11:47:00Z" w16du:dateUtc="2025-11-24T06:17:00Z">
            <w:rPr>
              <w:sz w:val="32"/>
              <w:szCs w:val="32"/>
            </w:rPr>
          </w:rPrChange>
        </w:rPr>
      </w:pPr>
      <w:r>
        <w:rPr>
          <w:rFonts w:ascii="Arial" w:hAnsi="Arial"/>
          <w:sz w:val="32"/>
          <w:rPrChange w:id="324" w:author="Microsoft Word" w:date="2025-11-24T11:47:00Z" w16du:dateUtc="2025-11-24T06:17:00Z">
            <w:rPr>
              <w:sz w:val="32"/>
              <w:szCs w:val="32"/>
            </w:rPr>
          </w:rPrChange>
        </w:rPr>
        <w:t>scaler = StandardScaler()</w:t>
      </w:r>
    </w:p>
    <w:p w14:paraId="05DC2FEC" w14:textId="77777777" w:rsidR="00262812" w:rsidRDefault="00262812" w:rsidP="00466916">
      <w:pPr>
        <w:tabs>
          <w:tab w:val="left" w:pos="528"/>
          <w:tab w:val="left" w:pos="1020"/>
        </w:tabs>
        <w:jc w:val="both"/>
        <w:rPr>
          <w:rFonts w:ascii="Arial" w:hAnsi="Arial"/>
          <w:sz w:val="32"/>
          <w:rPrChange w:id="325" w:author="Microsoft Word" w:date="2025-11-24T11:47:00Z" w16du:dateUtc="2025-11-24T06:17:00Z">
            <w:rPr>
              <w:sz w:val="32"/>
              <w:szCs w:val="32"/>
            </w:rPr>
          </w:rPrChange>
        </w:rPr>
      </w:pPr>
      <w:r>
        <w:rPr>
          <w:rFonts w:ascii="Arial" w:hAnsi="Arial"/>
          <w:sz w:val="32"/>
          <w:rPrChange w:id="326" w:author="Microsoft Word" w:date="2025-11-24T11:47:00Z" w16du:dateUtc="2025-11-24T06:17:00Z">
            <w:rPr>
              <w:sz w:val="32"/>
              <w:szCs w:val="32"/>
            </w:rPr>
          </w:rPrChange>
        </w:rPr>
        <w:t>X_scaled = scaler.fit_transform(X)</w:t>
      </w:r>
    </w:p>
    <w:p w14:paraId="6B271ED0" w14:textId="77777777" w:rsidR="00262812" w:rsidRDefault="00262812" w:rsidP="00466916">
      <w:pPr>
        <w:tabs>
          <w:tab w:val="left" w:pos="528"/>
          <w:tab w:val="left" w:pos="1020"/>
        </w:tabs>
        <w:jc w:val="both"/>
        <w:rPr>
          <w:rFonts w:ascii="Arial" w:hAnsi="Arial"/>
          <w:sz w:val="32"/>
          <w:rPrChange w:id="327" w:author="Microsoft Word" w:date="2025-11-24T11:47:00Z" w16du:dateUtc="2025-11-24T06:17:00Z">
            <w:rPr>
              <w:sz w:val="32"/>
              <w:szCs w:val="32"/>
            </w:rPr>
          </w:rPrChange>
        </w:rPr>
      </w:pPr>
      <w:r>
        <w:rPr>
          <w:rFonts w:ascii="Arial" w:hAnsi="Arial"/>
          <w:sz w:val="32"/>
          <w:rPrChange w:id="328" w:author="Microsoft Word" w:date="2025-11-24T11:47:00Z" w16du:dateUtc="2025-11-24T06:17:00Z">
            <w:rPr>
              <w:sz w:val="32"/>
              <w:szCs w:val="32"/>
            </w:rPr>
          </w:rPrChange>
        </w:rPr>
        <w:t># === TRAIN-TEST SPLIT ===</w:t>
      </w:r>
    </w:p>
    <w:p w14:paraId="56D60699" w14:textId="77777777" w:rsidR="00262812" w:rsidRDefault="00262812" w:rsidP="00466916">
      <w:pPr>
        <w:tabs>
          <w:tab w:val="left" w:pos="528"/>
          <w:tab w:val="left" w:pos="1020"/>
        </w:tabs>
        <w:jc w:val="both"/>
        <w:rPr>
          <w:rFonts w:ascii="Arial" w:hAnsi="Arial"/>
          <w:sz w:val="32"/>
          <w:rPrChange w:id="329" w:author="Microsoft Word" w:date="2025-11-24T11:47:00Z" w16du:dateUtc="2025-11-24T06:17:00Z">
            <w:rPr>
              <w:sz w:val="32"/>
              <w:szCs w:val="32"/>
            </w:rPr>
          </w:rPrChange>
        </w:rPr>
      </w:pPr>
      <w:r>
        <w:rPr>
          <w:rFonts w:ascii="Arial" w:hAnsi="Arial"/>
          <w:sz w:val="32"/>
          <w:rPrChange w:id="330" w:author="Microsoft Word" w:date="2025-11-24T11:47:00Z" w16du:dateUtc="2025-11-24T06:17:00Z">
            <w:rPr>
              <w:sz w:val="32"/>
              <w:szCs w:val="32"/>
            </w:rPr>
          </w:rPrChange>
        </w:rPr>
        <w:lastRenderedPageBreak/>
        <w:t>X_train, X_test, y_train, y_test = train_test_split(</w:t>
      </w:r>
    </w:p>
    <w:p w14:paraId="6BC8114B" w14:textId="6B7D5151" w:rsidR="00262812" w:rsidRDefault="00262812" w:rsidP="00466916">
      <w:pPr>
        <w:tabs>
          <w:tab w:val="left" w:pos="528"/>
          <w:tab w:val="left" w:pos="1020"/>
        </w:tabs>
        <w:jc w:val="both"/>
        <w:rPr>
          <w:rFonts w:ascii="Arial" w:hAnsi="Arial"/>
          <w:sz w:val="32"/>
          <w:rPrChange w:id="331" w:author="Microsoft Word" w:date="2025-11-24T11:47:00Z" w16du:dateUtc="2025-11-24T06:17:00Z">
            <w:rPr>
              <w:sz w:val="32"/>
              <w:szCs w:val="32"/>
            </w:rPr>
          </w:rPrChange>
        </w:rPr>
      </w:pPr>
      <w:r>
        <w:rPr>
          <w:rFonts w:ascii="Arial" w:hAnsi="Arial"/>
          <w:sz w:val="32"/>
          <w:rPrChange w:id="332" w:author="Microsoft Word" w:date="2025-11-24T11:47:00Z" w16du:dateUtc="2025-11-24T06:17:00Z">
            <w:rPr>
              <w:sz w:val="32"/>
              <w:szCs w:val="32"/>
            </w:rPr>
          </w:rPrChange>
        </w:rPr>
        <w:t xml:space="preserve"> X_scaled, y, test_size=0.3, random_state=42, stratify=y</w:t>
      </w:r>
    </w:p>
    <w:p w14:paraId="754C51CB" w14:textId="77777777" w:rsidR="00262812" w:rsidRDefault="00262812" w:rsidP="00466916">
      <w:pPr>
        <w:tabs>
          <w:tab w:val="left" w:pos="528"/>
          <w:tab w:val="left" w:pos="1020"/>
        </w:tabs>
        <w:jc w:val="both"/>
        <w:rPr>
          <w:rFonts w:ascii="Arial" w:hAnsi="Arial"/>
          <w:sz w:val="32"/>
          <w:rPrChange w:id="333" w:author="Microsoft Word" w:date="2025-11-24T11:47:00Z" w16du:dateUtc="2025-11-24T06:17:00Z">
            <w:rPr>
              <w:sz w:val="32"/>
              <w:szCs w:val="32"/>
            </w:rPr>
          </w:rPrChange>
        </w:rPr>
      </w:pPr>
      <w:r>
        <w:rPr>
          <w:rFonts w:ascii="Arial" w:hAnsi="Arial"/>
          <w:sz w:val="32"/>
          <w:rPrChange w:id="334" w:author="Microsoft Word" w:date="2025-11-24T11:47:00Z" w16du:dateUtc="2025-11-24T06:17:00Z">
            <w:rPr>
              <w:sz w:val="32"/>
              <w:szCs w:val="32"/>
            </w:rPr>
          </w:rPrChange>
        </w:rPr>
        <w:t>)</w:t>
      </w:r>
    </w:p>
    <w:p w14:paraId="0BEADA27" w14:textId="77777777" w:rsidR="00262812" w:rsidRDefault="00262812" w:rsidP="00466916">
      <w:pPr>
        <w:tabs>
          <w:tab w:val="left" w:pos="528"/>
          <w:tab w:val="left" w:pos="1020"/>
        </w:tabs>
        <w:jc w:val="both"/>
        <w:rPr>
          <w:rFonts w:ascii="Arial" w:hAnsi="Arial"/>
          <w:sz w:val="32"/>
          <w:rPrChange w:id="335" w:author="Microsoft Word" w:date="2025-11-24T11:47:00Z" w16du:dateUtc="2025-11-24T06:17:00Z">
            <w:rPr>
              <w:sz w:val="32"/>
              <w:szCs w:val="32"/>
            </w:rPr>
          </w:rPrChange>
        </w:rPr>
      </w:pPr>
      <w:r>
        <w:rPr>
          <w:rFonts w:ascii="Arial" w:hAnsi="Arial"/>
          <w:sz w:val="32"/>
          <w:rPrChange w:id="336" w:author="Microsoft Word" w:date="2025-11-24T11:47:00Z" w16du:dateUtc="2025-11-24T06:17:00Z">
            <w:rPr>
              <w:sz w:val="32"/>
              <w:szCs w:val="32"/>
            </w:rPr>
          </w:rPrChange>
        </w:rPr>
        <w:t># === TRAIN k-NN (k=5) ===</w:t>
      </w:r>
    </w:p>
    <w:p w14:paraId="4BBFB1F4" w14:textId="77777777" w:rsidR="00262812" w:rsidRDefault="00262812" w:rsidP="00466916">
      <w:pPr>
        <w:tabs>
          <w:tab w:val="left" w:pos="528"/>
          <w:tab w:val="left" w:pos="1020"/>
        </w:tabs>
        <w:jc w:val="both"/>
        <w:rPr>
          <w:rFonts w:ascii="Arial" w:hAnsi="Arial"/>
          <w:sz w:val="32"/>
          <w:rPrChange w:id="337" w:author="Microsoft Word" w:date="2025-11-24T11:47:00Z" w16du:dateUtc="2025-11-24T06:17:00Z">
            <w:rPr>
              <w:sz w:val="32"/>
              <w:szCs w:val="32"/>
            </w:rPr>
          </w:rPrChange>
        </w:rPr>
      </w:pPr>
      <w:r>
        <w:rPr>
          <w:rFonts w:ascii="Arial" w:hAnsi="Arial"/>
          <w:sz w:val="32"/>
          <w:rPrChange w:id="338" w:author="Microsoft Word" w:date="2025-11-24T11:47:00Z" w16du:dateUtc="2025-11-24T06:17:00Z">
            <w:rPr>
              <w:sz w:val="32"/>
              <w:szCs w:val="32"/>
            </w:rPr>
          </w:rPrChange>
        </w:rPr>
        <w:t>knn = KNeighborsClassifier(n_neighbors=5)</w:t>
      </w:r>
    </w:p>
    <w:p w14:paraId="141AC8CB" w14:textId="77777777" w:rsidR="00262812" w:rsidRDefault="00262812" w:rsidP="00466916">
      <w:pPr>
        <w:tabs>
          <w:tab w:val="left" w:pos="528"/>
          <w:tab w:val="left" w:pos="1020"/>
        </w:tabs>
        <w:jc w:val="both"/>
        <w:rPr>
          <w:rFonts w:ascii="Arial" w:hAnsi="Arial"/>
          <w:sz w:val="32"/>
          <w:rPrChange w:id="339" w:author="Microsoft Word" w:date="2025-11-24T11:47:00Z" w16du:dateUtc="2025-11-24T06:17:00Z">
            <w:rPr>
              <w:sz w:val="32"/>
              <w:szCs w:val="32"/>
            </w:rPr>
          </w:rPrChange>
        </w:rPr>
      </w:pPr>
      <w:r>
        <w:rPr>
          <w:rFonts w:ascii="Arial" w:hAnsi="Arial"/>
          <w:sz w:val="32"/>
          <w:rPrChange w:id="340" w:author="Microsoft Word" w:date="2025-11-24T11:47:00Z" w16du:dateUtc="2025-11-24T06:17:00Z">
            <w:rPr>
              <w:sz w:val="32"/>
              <w:szCs w:val="32"/>
            </w:rPr>
          </w:rPrChange>
        </w:rPr>
        <w:t>knn.fit(X_train, y_train)</w:t>
      </w:r>
    </w:p>
    <w:p w14:paraId="6295BD7B" w14:textId="77777777" w:rsidR="00262812" w:rsidRDefault="00262812" w:rsidP="00466916">
      <w:pPr>
        <w:tabs>
          <w:tab w:val="left" w:pos="528"/>
          <w:tab w:val="left" w:pos="1020"/>
        </w:tabs>
        <w:jc w:val="both"/>
        <w:rPr>
          <w:rFonts w:ascii="Arial" w:hAnsi="Arial"/>
          <w:sz w:val="32"/>
          <w:rPrChange w:id="341" w:author="Microsoft Word" w:date="2025-11-24T11:47:00Z" w16du:dateUtc="2025-11-24T06:17:00Z">
            <w:rPr>
              <w:sz w:val="32"/>
              <w:szCs w:val="32"/>
            </w:rPr>
          </w:rPrChange>
        </w:rPr>
      </w:pPr>
      <w:r>
        <w:rPr>
          <w:rFonts w:ascii="Arial" w:hAnsi="Arial"/>
          <w:sz w:val="32"/>
          <w:rPrChange w:id="342" w:author="Microsoft Word" w:date="2025-11-24T11:47:00Z" w16du:dateUtc="2025-11-24T06:17:00Z">
            <w:rPr>
              <w:sz w:val="32"/>
              <w:szCs w:val="32"/>
            </w:rPr>
          </w:rPrChange>
        </w:rPr>
        <w:t>y_pred = knn.predict(X_test)</w:t>
      </w:r>
    </w:p>
    <w:p w14:paraId="2592F831" w14:textId="77777777" w:rsidR="00262812" w:rsidRDefault="00262812" w:rsidP="00466916">
      <w:pPr>
        <w:tabs>
          <w:tab w:val="left" w:pos="528"/>
          <w:tab w:val="left" w:pos="1020"/>
        </w:tabs>
        <w:jc w:val="both"/>
        <w:rPr>
          <w:rFonts w:ascii="Arial" w:hAnsi="Arial"/>
          <w:sz w:val="32"/>
          <w:rPrChange w:id="343" w:author="Microsoft Word" w:date="2025-11-24T11:47:00Z" w16du:dateUtc="2025-11-24T06:17:00Z">
            <w:rPr>
              <w:sz w:val="32"/>
              <w:szCs w:val="32"/>
            </w:rPr>
          </w:rPrChange>
        </w:rPr>
      </w:pPr>
      <w:r>
        <w:rPr>
          <w:rFonts w:ascii="Arial" w:hAnsi="Arial"/>
          <w:sz w:val="32"/>
          <w:rPrChange w:id="344" w:author="Microsoft Word" w:date="2025-11-24T11:47:00Z" w16du:dateUtc="2025-11-24T06:17:00Z">
            <w:rPr>
              <w:sz w:val="32"/>
              <w:szCs w:val="32"/>
            </w:rPr>
          </w:rPrChange>
        </w:rPr>
        <w:t># === EVALUATION ===</w:t>
      </w:r>
    </w:p>
    <w:p w14:paraId="124847D8" w14:textId="77777777" w:rsidR="00262812" w:rsidRDefault="00262812" w:rsidP="00466916">
      <w:pPr>
        <w:tabs>
          <w:tab w:val="left" w:pos="528"/>
          <w:tab w:val="left" w:pos="1020"/>
        </w:tabs>
        <w:jc w:val="both"/>
        <w:rPr>
          <w:rFonts w:ascii="Arial" w:hAnsi="Arial"/>
          <w:sz w:val="32"/>
          <w:rPrChange w:id="345" w:author="Microsoft Word" w:date="2025-11-24T11:47:00Z" w16du:dateUtc="2025-11-24T06:17:00Z">
            <w:rPr>
              <w:sz w:val="32"/>
              <w:szCs w:val="32"/>
            </w:rPr>
          </w:rPrChange>
        </w:rPr>
      </w:pPr>
      <w:r>
        <w:rPr>
          <w:rFonts w:ascii="Arial" w:hAnsi="Arial"/>
          <w:sz w:val="32"/>
          <w:rPrChange w:id="346" w:author="Microsoft Word" w:date="2025-11-24T11:47:00Z" w16du:dateUtc="2025-11-24T06:17:00Z">
            <w:rPr>
              <w:sz w:val="32"/>
              <w:szCs w:val="32"/>
            </w:rPr>
          </w:rPrChange>
        </w:rPr>
        <w:t>print(f"Accuracy: {accuracy_score(y_test, y_pred):.4f}\n")</w:t>
      </w:r>
    </w:p>
    <w:p w14:paraId="79F8ED5A" w14:textId="77777777" w:rsidR="00262812" w:rsidRDefault="00262812" w:rsidP="00466916">
      <w:pPr>
        <w:tabs>
          <w:tab w:val="left" w:pos="528"/>
          <w:tab w:val="left" w:pos="1020"/>
        </w:tabs>
        <w:jc w:val="both"/>
        <w:rPr>
          <w:rFonts w:ascii="Arial" w:hAnsi="Arial"/>
          <w:sz w:val="32"/>
          <w:rPrChange w:id="347" w:author="Microsoft Word" w:date="2025-11-24T11:47:00Z" w16du:dateUtc="2025-11-24T06:17:00Z">
            <w:rPr>
              <w:sz w:val="32"/>
              <w:szCs w:val="32"/>
            </w:rPr>
          </w:rPrChange>
        </w:rPr>
      </w:pPr>
      <w:r>
        <w:rPr>
          <w:rFonts w:ascii="Arial" w:hAnsi="Arial"/>
          <w:sz w:val="32"/>
          <w:rPrChange w:id="348" w:author="Microsoft Word" w:date="2025-11-24T11:47:00Z" w16du:dateUtc="2025-11-24T06:17:00Z">
            <w:rPr>
              <w:sz w:val="32"/>
              <w:szCs w:val="32"/>
            </w:rPr>
          </w:rPrChange>
        </w:rPr>
        <w:t>print("Classification Report:")</w:t>
      </w:r>
    </w:p>
    <w:p w14:paraId="5DB68543" w14:textId="77777777" w:rsidR="00262812" w:rsidRDefault="00262812" w:rsidP="00466916">
      <w:pPr>
        <w:tabs>
          <w:tab w:val="left" w:pos="528"/>
          <w:tab w:val="left" w:pos="1020"/>
        </w:tabs>
        <w:jc w:val="both"/>
        <w:rPr>
          <w:rFonts w:ascii="Arial" w:hAnsi="Arial"/>
          <w:sz w:val="32"/>
          <w:rPrChange w:id="349" w:author="Microsoft Word" w:date="2025-11-24T11:47:00Z" w16du:dateUtc="2025-11-24T06:17:00Z">
            <w:rPr>
              <w:sz w:val="32"/>
              <w:szCs w:val="32"/>
            </w:rPr>
          </w:rPrChange>
        </w:rPr>
      </w:pPr>
      <w:r>
        <w:rPr>
          <w:rFonts w:ascii="Arial" w:hAnsi="Arial"/>
          <w:sz w:val="32"/>
          <w:rPrChange w:id="350" w:author="Microsoft Word" w:date="2025-11-24T11:47:00Z" w16du:dateUtc="2025-11-24T06:17:00Z">
            <w:rPr>
              <w:sz w:val="32"/>
              <w:szCs w:val="32"/>
            </w:rPr>
          </w:rPrChange>
        </w:rPr>
        <w:t>print(classification_report(y_test, y_pred, digits=4))</w:t>
      </w:r>
    </w:p>
    <w:p w14:paraId="3E234703" w14:textId="77777777" w:rsidR="00262812" w:rsidRDefault="00262812" w:rsidP="00466916">
      <w:pPr>
        <w:tabs>
          <w:tab w:val="left" w:pos="528"/>
          <w:tab w:val="left" w:pos="1020"/>
        </w:tabs>
        <w:jc w:val="both"/>
        <w:rPr>
          <w:rFonts w:ascii="Arial" w:hAnsi="Arial"/>
          <w:sz w:val="32"/>
          <w:rPrChange w:id="351" w:author="Microsoft Word" w:date="2025-11-24T11:47:00Z" w16du:dateUtc="2025-11-24T06:17:00Z">
            <w:rPr>
              <w:sz w:val="32"/>
              <w:szCs w:val="32"/>
            </w:rPr>
          </w:rPrChange>
        </w:rPr>
      </w:pPr>
      <w:r>
        <w:rPr>
          <w:rFonts w:ascii="Arial" w:hAnsi="Arial"/>
          <w:sz w:val="32"/>
          <w:rPrChange w:id="352" w:author="Microsoft Word" w:date="2025-11-24T11:47:00Z" w16du:dateUtc="2025-11-24T06:17:00Z">
            <w:rPr>
              <w:sz w:val="32"/>
              <w:szCs w:val="32"/>
            </w:rPr>
          </w:rPrChange>
        </w:rPr>
        <w:t>print()</w:t>
      </w:r>
    </w:p>
    <w:p w14:paraId="6A68189A" w14:textId="77777777" w:rsidR="00262812" w:rsidRDefault="00262812" w:rsidP="00466916">
      <w:pPr>
        <w:tabs>
          <w:tab w:val="left" w:pos="528"/>
          <w:tab w:val="left" w:pos="1020"/>
        </w:tabs>
        <w:jc w:val="both"/>
        <w:rPr>
          <w:rFonts w:ascii="Arial" w:hAnsi="Arial"/>
          <w:sz w:val="32"/>
          <w:rPrChange w:id="353" w:author="Microsoft Word" w:date="2025-11-24T11:47:00Z" w16du:dateUtc="2025-11-24T06:17:00Z">
            <w:rPr>
              <w:sz w:val="32"/>
              <w:szCs w:val="32"/>
            </w:rPr>
          </w:rPrChange>
        </w:rPr>
      </w:pPr>
      <w:r>
        <w:rPr>
          <w:rFonts w:ascii="Arial" w:hAnsi="Arial"/>
          <w:sz w:val="32"/>
          <w:rPrChange w:id="354" w:author="Microsoft Word" w:date="2025-11-24T11:47:00Z" w16du:dateUtc="2025-11-24T06:17:00Z">
            <w:rPr>
              <w:sz w:val="32"/>
              <w:szCs w:val="32"/>
            </w:rPr>
          </w:rPrChange>
        </w:rPr>
        <w:t>cm = confusion_matrix(y_test, y_pred)</w:t>
      </w:r>
    </w:p>
    <w:p w14:paraId="3684B5F8" w14:textId="77777777" w:rsidR="00262812" w:rsidRDefault="00262812" w:rsidP="00466916">
      <w:pPr>
        <w:tabs>
          <w:tab w:val="left" w:pos="528"/>
          <w:tab w:val="left" w:pos="1020"/>
        </w:tabs>
        <w:jc w:val="both"/>
        <w:rPr>
          <w:rFonts w:ascii="Arial" w:hAnsi="Arial"/>
          <w:sz w:val="32"/>
          <w:rPrChange w:id="355" w:author="Microsoft Word" w:date="2025-11-24T11:47:00Z" w16du:dateUtc="2025-11-24T06:17:00Z">
            <w:rPr>
              <w:sz w:val="32"/>
              <w:szCs w:val="32"/>
            </w:rPr>
          </w:rPrChange>
        </w:rPr>
      </w:pPr>
      <w:r>
        <w:rPr>
          <w:rFonts w:ascii="Arial" w:hAnsi="Arial"/>
          <w:sz w:val="32"/>
          <w:rPrChange w:id="356" w:author="Microsoft Word" w:date="2025-11-24T11:47:00Z" w16du:dateUtc="2025-11-24T06:17:00Z">
            <w:rPr>
              <w:sz w:val="32"/>
              <w:szCs w:val="32"/>
            </w:rPr>
          </w:rPrChange>
        </w:rPr>
        <w:t>print("Confusion Matrix:")</w:t>
      </w:r>
    </w:p>
    <w:p w14:paraId="1C45C5C2" w14:textId="77777777" w:rsidR="00262812" w:rsidRDefault="00262812" w:rsidP="00466916">
      <w:pPr>
        <w:tabs>
          <w:tab w:val="left" w:pos="528"/>
          <w:tab w:val="left" w:pos="1020"/>
        </w:tabs>
        <w:jc w:val="both"/>
        <w:rPr>
          <w:rFonts w:ascii="Arial" w:hAnsi="Arial"/>
          <w:sz w:val="32"/>
          <w:rPrChange w:id="357" w:author="Microsoft Word" w:date="2025-11-24T11:47:00Z" w16du:dateUtc="2025-11-24T06:17:00Z">
            <w:rPr>
              <w:sz w:val="32"/>
              <w:szCs w:val="32"/>
            </w:rPr>
          </w:rPrChange>
        </w:rPr>
      </w:pPr>
      <w:r>
        <w:rPr>
          <w:rFonts w:ascii="Arial" w:hAnsi="Arial"/>
          <w:sz w:val="32"/>
          <w:rPrChange w:id="358" w:author="Microsoft Word" w:date="2025-11-24T11:47:00Z" w16du:dateUtc="2025-11-24T06:17:00Z">
            <w:rPr>
              <w:sz w:val="32"/>
              <w:szCs w:val="32"/>
            </w:rPr>
          </w:rPrChange>
        </w:rPr>
        <w:t>print(cm)</w:t>
      </w:r>
    </w:p>
    <w:p w14:paraId="3BC07513" w14:textId="77777777" w:rsidR="00262812" w:rsidRDefault="00262812" w:rsidP="00466916">
      <w:pPr>
        <w:tabs>
          <w:tab w:val="left" w:pos="528"/>
          <w:tab w:val="left" w:pos="1020"/>
        </w:tabs>
        <w:jc w:val="both"/>
        <w:rPr>
          <w:rFonts w:ascii="Arial" w:hAnsi="Arial"/>
          <w:sz w:val="32"/>
          <w:rPrChange w:id="359" w:author="Microsoft Word" w:date="2025-11-24T11:47:00Z" w16du:dateUtc="2025-11-24T06:17:00Z">
            <w:rPr>
              <w:sz w:val="32"/>
              <w:szCs w:val="32"/>
            </w:rPr>
          </w:rPrChange>
        </w:rPr>
      </w:pPr>
      <w:r>
        <w:rPr>
          <w:rFonts w:ascii="Arial" w:hAnsi="Arial"/>
          <w:sz w:val="32"/>
          <w:rPrChange w:id="360" w:author="Microsoft Word" w:date="2025-11-24T11:47:00Z" w16du:dateUtc="2025-11-24T06:17:00Z">
            <w:rPr>
              <w:sz w:val="32"/>
              <w:szCs w:val="32"/>
            </w:rPr>
          </w:rPrChange>
        </w:rPr>
        <w:t>print()</w:t>
      </w:r>
    </w:p>
    <w:p w14:paraId="61582C52" w14:textId="77777777" w:rsidR="00262812" w:rsidRDefault="00262812" w:rsidP="00466916">
      <w:pPr>
        <w:tabs>
          <w:tab w:val="left" w:pos="528"/>
          <w:tab w:val="left" w:pos="1020"/>
        </w:tabs>
        <w:jc w:val="both"/>
        <w:rPr>
          <w:rFonts w:ascii="Arial" w:hAnsi="Arial"/>
          <w:sz w:val="32"/>
          <w:rPrChange w:id="361" w:author="Microsoft Word" w:date="2025-11-24T11:47:00Z" w16du:dateUtc="2025-11-24T06:17:00Z">
            <w:rPr>
              <w:sz w:val="32"/>
              <w:szCs w:val="32"/>
            </w:rPr>
          </w:rPrChange>
        </w:rPr>
      </w:pPr>
      <w:r>
        <w:rPr>
          <w:rFonts w:ascii="Arial" w:hAnsi="Arial"/>
          <w:sz w:val="32"/>
          <w:rPrChange w:id="362" w:author="Microsoft Word" w:date="2025-11-24T11:47:00Z" w16du:dateUtc="2025-11-24T06:17:00Z">
            <w:rPr>
              <w:sz w:val="32"/>
              <w:szCs w:val="32"/>
            </w:rPr>
          </w:rPrChange>
        </w:rPr>
        <w:t># === PLOT CONFUSION MATRIX ===</w:t>
      </w:r>
    </w:p>
    <w:p w14:paraId="0EA93E80" w14:textId="77777777" w:rsidR="00262812" w:rsidRDefault="00262812" w:rsidP="00466916">
      <w:pPr>
        <w:tabs>
          <w:tab w:val="left" w:pos="528"/>
          <w:tab w:val="left" w:pos="1020"/>
        </w:tabs>
        <w:jc w:val="both"/>
        <w:rPr>
          <w:rFonts w:ascii="Arial" w:hAnsi="Arial"/>
          <w:sz w:val="32"/>
          <w:rPrChange w:id="363" w:author="Microsoft Word" w:date="2025-11-24T11:47:00Z" w16du:dateUtc="2025-11-24T06:17:00Z">
            <w:rPr>
              <w:sz w:val="32"/>
              <w:szCs w:val="32"/>
            </w:rPr>
          </w:rPrChange>
        </w:rPr>
      </w:pPr>
      <w:r>
        <w:rPr>
          <w:rFonts w:ascii="Arial" w:hAnsi="Arial"/>
          <w:sz w:val="32"/>
          <w:rPrChange w:id="364" w:author="Microsoft Word" w:date="2025-11-24T11:47:00Z" w16du:dateUtc="2025-11-24T06:17:00Z">
            <w:rPr>
              <w:sz w:val="32"/>
              <w:szCs w:val="32"/>
            </w:rPr>
          </w:rPrChange>
        </w:rPr>
        <w:t>plt.figure(figsize=(7, 5))</w:t>
      </w:r>
    </w:p>
    <w:p w14:paraId="0DCF7FE2" w14:textId="77777777" w:rsidR="00262812" w:rsidRDefault="00262812" w:rsidP="00466916">
      <w:pPr>
        <w:tabs>
          <w:tab w:val="left" w:pos="528"/>
          <w:tab w:val="left" w:pos="1020"/>
        </w:tabs>
        <w:jc w:val="both"/>
        <w:rPr>
          <w:rFonts w:ascii="Arial" w:hAnsi="Arial"/>
          <w:sz w:val="32"/>
          <w:rPrChange w:id="365" w:author="Microsoft Word" w:date="2025-11-24T11:47:00Z" w16du:dateUtc="2025-11-24T06:17:00Z">
            <w:rPr>
              <w:sz w:val="32"/>
              <w:szCs w:val="32"/>
            </w:rPr>
          </w:rPrChange>
        </w:rPr>
      </w:pPr>
      <w:r>
        <w:rPr>
          <w:rFonts w:ascii="Arial" w:hAnsi="Arial"/>
          <w:sz w:val="32"/>
          <w:rPrChange w:id="366" w:author="Microsoft Word" w:date="2025-11-24T11:47:00Z" w16du:dateUtc="2025-11-24T06:17:00Z">
            <w:rPr>
              <w:sz w:val="32"/>
              <w:szCs w:val="32"/>
            </w:rPr>
          </w:rPrChange>
        </w:rPr>
        <w:t>sns.heatmap(cm, annot=True, fmt='d', cmap='Blues',</w:t>
      </w:r>
    </w:p>
    <w:p w14:paraId="6C69AA3C" w14:textId="41A57BB9" w:rsidR="00262812" w:rsidRDefault="00262812" w:rsidP="00466916">
      <w:pPr>
        <w:tabs>
          <w:tab w:val="left" w:pos="528"/>
          <w:tab w:val="left" w:pos="1020"/>
        </w:tabs>
        <w:jc w:val="both"/>
        <w:rPr>
          <w:rFonts w:ascii="Arial" w:hAnsi="Arial"/>
          <w:sz w:val="32"/>
          <w:rPrChange w:id="367" w:author="Microsoft Word" w:date="2025-11-24T11:47:00Z" w16du:dateUtc="2025-11-24T06:17:00Z">
            <w:rPr>
              <w:sz w:val="32"/>
              <w:szCs w:val="32"/>
            </w:rPr>
          </w:rPrChange>
        </w:rPr>
      </w:pPr>
      <w:r>
        <w:rPr>
          <w:rFonts w:ascii="Arial" w:hAnsi="Arial"/>
          <w:sz w:val="32"/>
          <w:rPrChange w:id="368" w:author="Microsoft Word" w:date="2025-11-24T11:47:00Z" w16du:dateUtc="2025-11-24T06:17:00Z">
            <w:rPr>
              <w:sz w:val="32"/>
              <w:szCs w:val="32"/>
            </w:rPr>
          </w:rPrChange>
        </w:rPr>
        <w:t>xticklabels=sorted(df['species'].unique()),</w:t>
      </w:r>
    </w:p>
    <w:p w14:paraId="2CB4B549" w14:textId="77777777" w:rsidR="00262812" w:rsidRDefault="00262812" w:rsidP="00466916">
      <w:pPr>
        <w:tabs>
          <w:tab w:val="left" w:pos="528"/>
          <w:tab w:val="left" w:pos="1020"/>
        </w:tabs>
        <w:jc w:val="both"/>
        <w:rPr>
          <w:rFonts w:ascii="Arial" w:hAnsi="Arial"/>
          <w:sz w:val="32"/>
          <w:rPrChange w:id="369" w:author="Microsoft Word" w:date="2025-11-24T11:47:00Z" w16du:dateUtc="2025-11-24T06:17:00Z">
            <w:rPr>
              <w:sz w:val="32"/>
              <w:szCs w:val="32"/>
            </w:rPr>
          </w:rPrChange>
        </w:rPr>
      </w:pPr>
      <w:r>
        <w:rPr>
          <w:rFonts w:ascii="Arial" w:hAnsi="Arial"/>
          <w:sz w:val="32"/>
          <w:rPrChange w:id="370" w:author="Microsoft Word" w:date="2025-11-24T11:47:00Z" w16du:dateUtc="2025-11-24T06:17:00Z">
            <w:rPr>
              <w:sz w:val="32"/>
              <w:szCs w:val="32"/>
            </w:rPr>
          </w:rPrChange>
        </w:rPr>
        <w:t xml:space="preserve"> yticklabels=sorted(df['species'].unique()))</w:t>
      </w:r>
    </w:p>
    <w:p w14:paraId="2B9B842B" w14:textId="77777777" w:rsidR="00262812" w:rsidRDefault="00262812" w:rsidP="00466916">
      <w:pPr>
        <w:tabs>
          <w:tab w:val="left" w:pos="528"/>
          <w:tab w:val="left" w:pos="1020"/>
        </w:tabs>
        <w:jc w:val="both"/>
        <w:rPr>
          <w:rFonts w:ascii="Arial" w:hAnsi="Arial"/>
          <w:sz w:val="32"/>
          <w:rPrChange w:id="371" w:author="Microsoft Word" w:date="2025-11-24T11:47:00Z" w16du:dateUtc="2025-11-24T06:17:00Z">
            <w:rPr>
              <w:sz w:val="32"/>
              <w:szCs w:val="32"/>
            </w:rPr>
          </w:rPrChange>
        </w:rPr>
      </w:pPr>
      <w:r>
        <w:rPr>
          <w:rFonts w:ascii="Arial" w:hAnsi="Arial"/>
          <w:sz w:val="32"/>
          <w:rPrChange w:id="372" w:author="Microsoft Word" w:date="2025-11-24T11:47:00Z" w16du:dateUtc="2025-11-24T06:17:00Z">
            <w:rPr>
              <w:sz w:val="32"/>
              <w:szCs w:val="32"/>
            </w:rPr>
          </w:rPrChange>
        </w:rPr>
        <w:t>plt.title('Confusion Matrix - k-NN (k=5)')</w:t>
      </w:r>
    </w:p>
    <w:p w14:paraId="082A2683" w14:textId="77777777" w:rsidR="00262812" w:rsidRDefault="00262812" w:rsidP="00466916">
      <w:pPr>
        <w:tabs>
          <w:tab w:val="left" w:pos="528"/>
          <w:tab w:val="left" w:pos="1020"/>
        </w:tabs>
        <w:jc w:val="both"/>
        <w:rPr>
          <w:rFonts w:ascii="Arial" w:hAnsi="Arial"/>
          <w:sz w:val="32"/>
          <w:rPrChange w:id="373" w:author="Microsoft Word" w:date="2025-11-24T11:47:00Z" w16du:dateUtc="2025-11-24T06:17:00Z">
            <w:rPr>
              <w:sz w:val="32"/>
              <w:szCs w:val="32"/>
            </w:rPr>
          </w:rPrChange>
        </w:rPr>
      </w:pPr>
      <w:r>
        <w:rPr>
          <w:rFonts w:ascii="Arial" w:hAnsi="Arial"/>
          <w:sz w:val="32"/>
          <w:rPrChange w:id="374" w:author="Microsoft Word" w:date="2025-11-24T11:47:00Z" w16du:dateUtc="2025-11-24T06:17:00Z">
            <w:rPr>
              <w:sz w:val="32"/>
              <w:szCs w:val="32"/>
            </w:rPr>
          </w:rPrChange>
        </w:rPr>
        <w:lastRenderedPageBreak/>
        <w:t>plt.xlabel('Predicted')</w:t>
      </w:r>
    </w:p>
    <w:p w14:paraId="54142E9B" w14:textId="77777777" w:rsidR="00262812" w:rsidRDefault="00262812" w:rsidP="00466916">
      <w:pPr>
        <w:tabs>
          <w:tab w:val="left" w:pos="528"/>
          <w:tab w:val="left" w:pos="1020"/>
        </w:tabs>
        <w:jc w:val="both"/>
        <w:rPr>
          <w:rFonts w:ascii="Arial" w:hAnsi="Arial"/>
          <w:sz w:val="32"/>
          <w:rPrChange w:id="375" w:author="Microsoft Word" w:date="2025-11-24T11:47:00Z" w16du:dateUtc="2025-11-24T06:17:00Z">
            <w:rPr>
              <w:sz w:val="32"/>
              <w:szCs w:val="32"/>
            </w:rPr>
          </w:rPrChange>
        </w:rPr>
      </w:pPr>
      <w:r>
        <w:rPr>
          <w:rFonts w:ascii="Arial" w:hAnsi="Arial"/>
          <w:sz w:val="32"/>
          <w:rPrChange w:id="376" w:author="Microsoft Word" w:date="2025-11-24T11:47:00Z" w16du:dateUtc="2025-11-24T06:17:00Z">
            <w:rPr>
              <w:sz w:val="32"/>
              <w:szCs w:val="32"/>
            </w:rPr>
          </w:rPrChange>
        </w:rPr>
        <w:t>plt.ylabel('Actual')</w:t>
      </w:r>
    </w:p>
    <w:p w14:paraId="254CC0EF" w14:textId="77777777" w:rsidR="00262812" w:rsidRDefault="00262812" w:rsidP="00466916">
      <w:pPr>
        <w:tabs>
          <w:tab w:val="left" w:pos="528"/>
          <w:tab w:val="left" w:pos="1020"/>
        </w:tabs>
        <w:jc w:val="both"/>
        <w:rPr>
          <w:rFonts w:ascii="Arial" w:hAnsi="Arial"/>
          <w:sz w:val="32"/>
          <w:rPrChange w:id="377" w:author="Microsoft Word" w:date="2025-11-24T11:47:00Z" w16du:dateUtc="2025-11-24T06:17:00Z">
            <w:rPr>
              <w:sz w:val="32"/>
              <w:szCs w:val="32"/>
            </w:rPr>
          </w:rPrChange>
        </w:rPr>
      </w:pPr>
      <w:r>
        <w:rPr>
          <w:rFonts w:ascii="Arial" w:hAnsi="Arial"/>
          <w:sz w:val="32"/>
          <w:rPrChange w:id="378" w:author="Microsoft Word" w:date="2025-11-24T11:47:00Z" w16du:dateUtc="2025-11-24T06:17:00Z">
            <w:rPr>
              <w:sz w:val="32"/>
              <w:szCs w:val="32"/>
            </w:rPr>
          </w:rPrChange>
        </w:rPr>
        <w:t>plt.tight_layout()</w:t>
      </w:r>
    </w:p>
    <w:p w14:paraId="0C925563" w14:textId="77777777" w:rsidR="00262812" w:rsidRDefault="00262812" w:rsidP="00466916">
      <w:pPr>
        <w:tabs>
          <w:tab w:val="left" w:pos="528"/>
          <w:tab w:val="left" w:pos="1020"/>
        </w:tabs>
        <w:jc w:val="both"/>
        <w:rPr>
          <w:rFonts w:ascii="Arial" w:hAnsi="Arial"/>
          <w:sz w:val="32"/>
          <w:rPrChange w:id="379" w:author="Microsoft Word" w:date="2025-11-24T11:47:00Z" w16du:dateUtc="2025-11-24T06:17:00Z">
            <w:rPr>
              <w:sz w:val="32"/>
              <w:szCs w:val="32"/>
            </w:rPr>
          </w:rPrChange>
        </w:rPr>
      </w:pPr>
      <w:r>
        <w:rPr>
          <w:rFonts w:ascii="Arial" w:hAnsi="Arial"/>
          <w:sz w:val="32"/>
          <w:rPrChange w:id="380" w:author="Microsoft Word" w:date="2025-11-24T11:47:00Z" w16du:dateUtc="2025-11-24T06:17:00Z">
            <w:rPr>
              <w:sz w:val="32"/>
              <w:szCs w:val="32"/>
            </w:rPr>
          </w:rPrChange>
        </w:rPr>
        <w:t>plt.show()</w:t>
      </w:r>
    </w:p>
    <w:p w14:paraId="64E27228" w14:textId="77777777" w:rsidR="00262812" w:rsidRDefault="00262812" w:rsidP="00466916">
      <w:pPr>
        <w:tabs>
          <w:tab w:val="left" w:pos="528"/>
          <w:tab w:val="left" w:pos="1020"/>
        </w:tabs>
        <w:jc w:val="both"/>
        <w:rPr>
          <w:rFonts w:ascii="Arial" w:hAnsi="Arial"/>
          <w:sz w:val="32"/>
          <w:rPrChange w:id="381" w:author="Microsoft Word" w:date="2025-11-24T11:47:00Z" w16du:dateUtc="2025-11-24T06:17:00Z">
            <w:rPr>
              <w:sz w:val="32"/>
              <w:szCs w:val="32"/>
            </w:rPr>
          </w:rPrChange>
        </w:rPr>
      </w:pPr>
      <w:r>
        <w:rPr>
          <w:rFonts w:ascii="Arial" w:hAnsi="Arial"/>
          <w:sz w:val="32"/>
          <w:rPrChange w:id="382" w:author="Microsoft Word" w:date="2025-11-24T11:47:00Z" w16du:dateUtc="2025-11-24T06:17:00Z">
            <w:rPr>
              <w:sz w:val="32"/>
              <w:szCs w:val="32"/>
            </w:rPr>
          </w:rPrChange>
        </w:rPr>
        <w:t># === CROSS-VALIDATION ===</w:t>
      </w:r>
    </w:p>
    <w:p w14:paraId="5E425567" w14:textId="77777777" w:rsidR="00262812" w:rsidRDefault="00262812" w:rsidP="00466916">
      <w:pPr>
        <w:tabs>
          <w:tab w:val="left" w:pos="528"/>
          <w:tab w:val="left" w:pos="1020"/>
        </w:tabs>
        <w:jc w:val="both"/>
        <w:rPr>
          <w:rFonts w:ascii="Arial" w:hAnsi="Arial"/>
          <w:sz w:val="32"/>
          <w:rPrChange w:id="383" w:author="Microsoft Word" w:date="2025-11-24T11:47:00Z" w16du:dateUtc="2025-11-24T06:17:00Z">
            <w:rPr>
              <w:sz w:val="32"/>
              <w:szCs w:val="32"/>
            </w:rPr>
          </w:rPrChange>
        </w:rPr>
      </w:pPr>
      <w:r>
        <w:rPr>
          <w:rFonts w:ascii="Arial" w:hAnsi="Arial"/>
          <w:sz w:val="32"/>
          <w:rPrChange w:id="384" w:author="Microsoft Word" w:date="2025-11-24T11:47:00Z" w16du:dateUtc="2025-11-24T06:17:00Z">
            <w:rPr>
              <w:sz w:val="32"/>
              <w:szCs w:val="32"/>
            </w:rPr>
          </w:rPrChange>
        </w:rPr>
        <w:t>cv_scores = cross_val_score(knn, X_scaled, y, cv=5)</w:t>
      </w:r>
    </w:p>
    <w:p w14:paraId="31D32756" w14:textId="77777777" w:rsidR="00262812" w:rsidRDefault="00262812" w:rsidP="00466916">
      <w:pPr>
        <w:tabs>
          <w:tab w:val="left" w:pos="528"/>
          <w:tab w:val="left" w:pos="1020"/>
        </w:tabs>
        <w:jc w:val="both"/>
        <w:rPr>
          <w:rFonts w:ascii="Arial" w:hAnsi="Arial"/>
          <w:sz w:val="32"/>
          <w:rPrChange w:id="385" w:author="Microsoft Word" w:date="2025-11-24T11:47:00Z" w16du:dateUtc="2025-11-24T06:17:00Z">
            <w:rPr>
              <w:sz w:val="32"/>
              <w:szCs w:val="32"/>
            </w:rPr>
          </w:rPrChange>
        </w:rPr>
      </w:pPr>
      <w:r>
        <w:rPr>
          <w:rFonts w:ascii="Arial" w:hAnsi="Arial"/>
          <w:sz w:val="32"/>
          <w:rPrChange w:id="386" w:author="Microsoft Word" w:date="2025-11-24T11:47:00Z" w16du:dateUtc="2025-11-24T06:17:00Z">
            <w:rPr>
              <w:sz w:val="32"/>
              <w:szCs w:val="32"/>
            </w:rPr>
          </w:rPrChange>
        </w:rPr>
        <w:t>print(f"5-Fold CV Scores: {cv_scores}")</w:t>
      </w:r>
    </w:p>
    <w:p w14:paraId="0C98DCB2" w14:textId="77777777" w:rsidR="00262812" w:rsidRDefault="00262812" w:rsidP="00466916">
      <w:pPr>
        <w:tabs>
          <w:tab w:val="left" w:pos="528"/>
          <w:tab w:val="left" w:pos="1020"/>
        </w:tabs>
        <w:jc w:val="both"/>
        <w:rPr>
          <w:rFonts w:ascii="Arial" w:hAnsi="Arial"/>
          <w:sz w:val="32"/>
          <w:rPrChange w:id="387" w:author="Microsoft Word" w:date="2025-11-24T11:47:00Z" w16du:dateUtc="2025-11-24T06:17:00Z">
            <w:rPr>
              <w:sz w:val="32"/>
              <w:szCs w:val="32"/>
            </w:rPr>
          </w:rPrChange>
        </w:rPr>
      </w:pPr>
      <w:r>
        <w:rPr>
          <w:rFonts w:ascii="Arial" w:hAnsi="Arial"/>
          <w:sz w:val="32"/>
          <w:rPrChange w:id="388" w:author="Microsoft Word" w:date="2025-11-24T11:47:00Z" w16du:dateUtc="2025-11-24T06:17:00Z">
            <w:rPr>
              <w:sz w:val="32"/>
              <w:szCs w:val="32"/>
            </w:rPr>
          </w:rPrChange>
        </w:rPr>
        <w:t>print(f"Mean CV Accuracy: {cv_scores.mean():.4f} ± {cv_scores.std():.4f}\n")</w:t>
      </w:r>
    </w:p>
    <w:p w14:paraId="5F5752F5" w14:textId="77777777" w:rsidR="00262812" w:rsidRDefault="00262812" w:rsidP="00466916">
      <w:pPr>
        <w:tabs>
          <w:tab w:val="left" w:pos="528"/>
          <w:tab w:val="left" w:pos="1020"/>
        </w:tabs>
        <w:jc w:val="both"/>
        <w:rPr>
          <w:rFonts w:ascii="Arial" w:hAnsi="Arial"/>
          <w:sz w:val="32"/>
          <w:rPrChange w:id="389" w:author="Microsoft Word" w:date="2025-11-24T11:47:00Z" w16du:dateUtc="2025-11-24T06:17:00Z">
            <w:rPr>
              <w:sz w:val="32"/>
              <w:szCs w:val="32"/>
            </w:rPr>
          </w:rPrChange>
        </w:rPr>
      </w:pPr>
      <w:r>
        <w:rPr>
          <w:rFonts w:ascii="Arial" w:hAnsi="Arial"/>
          <w:sz w:val="32"/>
          <w:rPrChange w:id="390" w:author="Microsoft Word" w:date="2025-11-24T11:47:00Z" w16du:dateUtc="2025-11-24T06:17:00Z">
            <w:rPr>
              <w:sz w:val="32"/>
              <w:szCs w:val="32"/>
            </w:rPr>
          </w:rPrChange>
        </w:rPr>
        <w:t># === PCA + DECISION BOUNDARY (FIXED!) ===</w:t>
      </w:r>
    </w:p>
    <w:p w14:paraId="341666FB" w14:textId="77777777" w:rsidR="00262812" w:rsidRDefault="00262812" w:rsidP="00466916">
      <w:pPr>
        <w:tabs>
          <w:tab w:val="left" w:pos="528"/>
          <w:tab w:val="left" w:pos="1020"/>
        </w:tabs>
        <w:jc w:val="both"/>
        <w:rPr>
          <w:rFonts w:ascii="Arial" w:hAnsi="Arial"/>
          <w:sz w:val="32"/>
          <w:rPrChange w:id="391" w:author="Microsoft Word" w:date="2025-11-24T11:47:00Z" w16du:dateUtc="2025-11-24T06:17:00Z">
            <w:rPr>
              <w:sz w:val="32"/>
              <w:szCs w:val="32"/>
            </w:rPr>
          </w:rPrChange>
        </w:rPr>
      </w:pPr>
      <w:r>
        <w:rPr>
          <w:rFonts w:ascii="Arial" w:hAnsi="Arial"/>
          <w:sz w:val="32"/>
          <w:rPrChange w:id="392" w:author="Microsoft Word" w:date="2025-11-24T11:47:00Z" w16du:dateUtc="2025-11-24T06:17:00Z">
            <w:rPr>
              <w:sz w:val="32"/>
              <w:szCs w:val="32"/>
            </w:rPr>
          </w:rPrChange>
        </w:rPr>
        <w:t>pca = PCA(n_components=2)</w:t>
      </w:r>
    </w:p>
    <w:p w14:paraId="5A798D30" w14:textId="77777777" w:rsidR="00262812" w:rsidRDefault="00262812" w:rsidP="00466916">
      <w:pPr>
        <w:tabs>
          <w:tab w:val="left" w:pos="528"/>
          <w:tab w:val="left" w:pos="1020"/>
        </w:tabs>
        <w:jc w:val="both"/>
        <w:rPr>
          <w:rFonts w:ascii="Arial" w:hAnsi="Arial"/>
          <w:sz w:val="32"/>
          <w:rPrChange w:id="393" w:author="Microsoft Word" w:date="2025-11-24T11:47:00Z" w16du:dateUtc="2025-11-24T06:17:00Z">
            <w:rPr>
              <w:sz w:val="32"/>
              <w:szCs w:val="32"/>
            </w:rPr>
          </w:rPrChange>
        </w:rPr>
      </w:pPr>
      <w:r>
        <w:rPr>
          <w:rFonts w:ascii="Arial" w:hAnsi="Arial"/>
          <w:sz w:val="32"/>
          <w:rPrChange w:id="394" w:author="Microsoft Word" w:date="2025-11-24T11:47:00Z" w16du:dateUtc="2025-11-24T06:17:00Z">
            <w:rPr>
              <w:sz w:val="32"/>
              <w:szCs w:val="32"/>
            </w:rPr>
          </w:rPrChange>
        </w:rPr>
        <w:t>X_pca = pca.fit_transform(X_scaled)</w:t>
      </w:r>
    </w:p>
    <w:p w14:paraId="042A5AC2" w14:textId="77777777" w:rsidR="00262812" w:rsidRDefault="00262812" w:rsidP="00466916">
      <w:pPr>
        <w:tabs>
          <w:tab w:val="left" w:pos="528"/>
          <w:tab w:val="left" w:pos="1020"/>
        </w:tabs>
        <w:jc w:val="both"/>
        <w:rPr>
          <w:rFonts w:ascii="Arial" w:hAnsi="Arial"/>
          <w:sz w:val="32"/>
          <w:rPrChange w:id="395" w:author="Microsoft Word" w:date="2025-11-24T11:47:00Z" w16du:dateUtc="2025-11-24T06:17:00Z">
            <w:rPr>
              <w:sz w:val="32"/>
              <w:szCs w:val="32"/>
            </w:rPr>
          </w:rPrChange>
        </w:rPr>
      </w:pPr>
      <w:r>
        <w:rPr>
          <w:rFonts w:ascii="Arial" w:hAnsi="Arial"/>
          <w:sz w:val="32"/>
          <w:rPrChange w:id="396" w:author="Microsoft Word" w:date="2025-11-24T11:47:00Z" w16du:dateUtc="2025-11-24T06:17:00Z">
            <w:rPr>
              <w:sz w:val="32"/>
              <w:szCs w:val="32"/>
            </w:rPr>
          </w:rPrChange>
        </w:rPr>
        <w:t># Retrain on PCA data</w:t>
      </w:r>
    </w:p>
    <w:p w14:paraId="67E882AA" w14:textId="77777777" w:rsidR="00262812" w:rsidRDefault="00262812" w:rsidP="00466916">
      <w:pPr>
        <w:tabs>
          <w:tab w:val="left" w:pos="528"/>
          <w:tab w:val="left" w:pos="1020"/>
        </w:tabs>
        <w:jc w:val="both"/>
        <w:rPr>
          <w:rFonts w:ascii="Arial" w:hAnsi="Arial"/>
          <w:sz w:val="32"/>
          <w:rPrChange w:id="397" w:author="Microsoft Word" w:date="2025-11-24T11:47:00Z" w16du:dateUtc="2025-11-24T06:17:00Z">
            <w:rPr>
              <w:sz w:val="32"/>
              <w:szCs w:val="32"/>
            </w:rPr>
          </w:rPrChange>
        </w:rPr>
      </w:pPr>
      <w:r>
        <w:rPr>
          <w:rFonts w:ascii="Arial" w:hAnsi="Arial"/>
          <w:sz w:val="32"/>
          <w:rPrChange w:id="398" w:author="Microsoft Word" w:date="2025-11-24T11:47:00Z" w16du:dateUtc="2025-11-24T06:17:00Z">
            <w:rPr>
              <w:sz w:val="32"/>
              <w:szCs w:val="32"/>
            </w:rPr>
          </w:rPrChange>
        </w:rPr>
        <w:t>X_train_pca, X_test_pca, y_train_pca, y_test_pca = train_test_split(</w:t>
      </w:r>
    </w:p>
    <w:p w14:paraId="5DE9AAD1" w14:textId="462A01B9" w:rsidR="00262812" w:rsidRDefault="00262812" w:rsidP="00466916">
      <w:pPr>
        <w:tabs>
          <w:tab w:val="left" w:pos="528"/>
          <w:tab w:val="left" w:pos="1020"/>
        </w:tabs>
        <w:jc w:val="both"/>
        <w:rPr>
          <w:rFonts w:ascii="Arial" w:hAnsi="Arial"/>
          <w:sz w:val="32"/>
          <w:rPrChange w:id="399" w:author="Microsoft Word" w:date="2025-11-24T11:47:00Z" w16du:dateUtc="2025-11-24T06:17:00Z">
            <w:rPr>
              <w:sz w:val="32"/>
              <w:szCs w:val="32"/>
            </w:rPr>
          </w:rPrChange>
        </w:rPr>
      </w:pPr>
      <w:r>
        <w:rPr>
          <w:rFonts w:ascii="Arial" w:hAnsi="Arial"/>
          <w:sz w:val="32"/>
          <w:rPrChange w:id="400" w:author="Microsoft Word" w:date="2025-11-24T11:47:00Z" w16du:dateUtc="2025-11-24T06:17:00Z">
            <w:rPr>
              <w:sz w:val="32"/>
              <w:szCs w:val="32"/>
            </w:rPr>
          </w:rPrChange>
        </w:rPr>
        <w:t>X_pca, y_encoded, test_size=0.3, random_state=42, stratify=y_encoded</w:t>
      </w:r>
    </w:p>
    <w:p w14:paraId="684B05D1" w14:textId="77777777" w:rsidR="00262812" w:rsidRDefault="00262812" w:rsidP="00466916">
      <w:pPr>
        <w:tabs>
          <w:tab w:val="left" w:pos="528"/>
          <w:tab w:val="left" w:pos="1020"/>
        </w:tabs>
        <w:jc w:val="both"/>
        <w:rPr>
          <w:rFonts w:ascii="Arial" w:hAnsi="Arial"/>
          <w:sz w:val="32"/>
          <w:rPrChange w:id="401" w:author="Microsoft Word" w:date="2025-11-24T11:47:00Z" w16du:dateUtc="2025-11-24T06:17:00Z">
            <w:rPr>
              <w:sz w:val="32"/>
              <w:szCs w:val="32"/>
            </w:rPr>
          </w:rPrChange>
        </w:rPr>
      </w:pPr>
      <w:r>
        <w:rPr>
          <w:rFonts w:ascii="Arial" w:hAnsi="Arial"/>
          <w:sz w:val="32"/>
          <w:rPrChange w:id="402" w:author="Microsoft Word" w:date="2025-11-24T11:47:00Z" w16du:dateUtc="2025-11-24T06:17:00Z">
            <w:rPr>
              <w:sz w:val="32"/>
              <w:szCs w:val="32"/>
            </w:rPr>
          </w:rPrChange>
        </w:rPr>
        <w:t>)</w:t>
      </w:r>
    </w:p>
    <w:p w14:paraId="212B005D" w14:textId="77777777" w:rsidR="00262812" w:rsidRDefault="00262812" w:rsidP="00466916">
      <w:pPr>
        <w:tabs>
          <w:tab w:val="left" w:pos="528"/>
          <w:tab w:val="left" w:pos="1020"/>
        </w:tabs>
        <w:jc w:val="both"/>
        <w:rPr>
          <w:rFonts w:ascii="Arial" w:hAnsi="Arial"/>
          <w:sz w:val="32"/>
          <w:rPrChange w:id="403" w:author="Microsoft Word" w:date="2025-11-24T11:47:00Z" w16du:dateUtc="2025-11-24T06:17:00Z">
            <w:rPr>
              <w:sz w:val="32"/>
              <w:szCs w:val="32"/>
            </w:rPr>
          </w:rPrChange>
        </w:rPr>
      </w:pPr>
      <w:r>
        <w:rPr>
          <w:rFonts w:ascii="Arial" w:hAnsi="Arial"/>
          <w:sz w:val="32"/>
          <w:rPrChange w:id="404" w:author="Microsoft Word" w:date="2025-11-24T11:47:00Z" w16du:dateUtc="2025-11-24T06:17:00Z">
            <w:rPr>
              <w:sz w:val="32"/>
              <w:szCs w:val="32"/>
            </w:rPr>
          </w:rPrChange>
        </w:rPr>
        <w:t>knn_pca = KNeighborsClassifier(n_neighbors=5)</w:t>
      </w:r>
    </w:p>
    <w:p w14:paraId="09B9B6AC" w14:textId="77777777" w:rsidR="00262812" w:rsidRDefault="00262812" w:rsidP="00466916">
      <w:pPr>
        <w:tabs>
          <w:tab w:val="left" w:pos="528"/>
          <w:tab w:val="left" w:pos="1020"/>
        </w:tabs>
        <w:jc w:val="both"/>
        <w:rPr>
          <w:rFonts w:ascii="Arial" w:hAnsi="Arial"/>
          <w:sz w:val="32"/>
          <w:rPrChange w:id="405" w:author="Microsoft Word" w:date="2025-11-24T11:47:00Z" w16du:dateUtc="2025-11-24T06:17:00Z">
            <w:rPr>
              <w:sz w:val="32"/>
              <w:szCs w:val="32"/>
            </w:rPr>
          </w:rPrChange>
        </w:rPr>
      </w:pPr>
      <w:r>
        <w:rPr>
          <w:rFonts w:ascii="Arial" w:hAnsi="Arial"/>
          <w:sz w:val="32"/>
          <w:rPrChange w:id="406" w:author="Microsoft Word" w:date="2025-11-24T11:47:00Z" w16du:dateUtc="2025-11-24T06:17:00Z">
            <w:rPr>
              <w:sz w:val="32"/>
              <w:szCs w:val="32"/>
            </w:rPr>
          </w:rPrChange>
        </w:rPr>
        <w:t>knn_pca.fit(X_train_pca, y_train_pca)</w:t>
      </w:r>
    </w:p>
    <w:p w14:paraId="34A19184" w14:textId="77777777" w:rsidR="00262812" w:rsidRDefault="00262812" w:rsidP="00466916">
      <w:pPr>
        <w:tabs>
          <w:tab w:val="left" w:pos="528"/>
          <w:tab w:val="left" w:pos="1020"/>
        </w:tabs>
        <w:jc w:val="both"/>
        <w:rPr>
          <w:rFonts w:ascii="Arial" w:hAnsi="Arial"/>
          <w:sz w:val="32"/>
          <w:rPrChange w:id="407" w:author="Microsoft Word" w:date="2025-11-24T11:47:00Z" w16du:dateUtc="2025-11-24T06:17:00Z">
            <w:rPr>
              <w:sz w:val="32"/>
              <w:szCs w:val="32"/>
            </w:rPr>
          </w:rPrChange>
        </w:rPr>
      </w:pPr>
      <w:r>
        <w:rPr>
          <w:rFonts w:ascii="Arial" w:hAnsi="Arial"/>
          <w:sz w:val="32"/>
          <w:rPrChange w:id="408" w:author="Microsoft Word" w:date="2025-11-24T11:47:00Z" w16du:dateUtc="2025-11-24T06:17:00Z">
            <w:rPr>
              <w:sz w:val="32"/>
              <w:szCs w:val="32"/>
            </w:rPr>
          </w:rPrChange>
        </w:rPr>
        <w:t># === MESH GRID FOR DECISION BOUNDARY ===</w:t>
      </w:r>
    </w:p>
    <w:p w14:paraId="35585529" w14:textId="77777777" w:rsidR="00262812" w:rsidRDefault="00262812" w:rsidP="00466916">
      <w:pPr>
        <w:tabs>
          <w:tab w:val="left" w:pos="528"/>
          <w:tab w:val="left" w:pos="1020"/>
        </w:tabs>
        <w:jc w:val="both"/>
        <w:rPr>
          <w:rFonts w:ascii="Arial" w:hAnsi="Arial"/>
          <w:sz w:val="32"/>
          <w:rPrChange w:id="409" w:author="Microsoft Word" w:date="2025-11-24T11:47:00Z" w16du:dateUtc="2025-11-24T06:17:00Z">
            <w:rPr>
              <w:sz w:val="32"/>
              <w:szCs w:val="32"/>
            </w:rPr>
          </w:rPrChange>
        </w:rPr>
      </w:pPr>
      <w:r>
        <w:rPr>
          <w:rFonts w:ascii="Arial" w:hAnsi="Arial"/>
          <w:sz w:val="32"/>
          <w:rPrChange w:id="410" w:author="Microsoft Word" w:date="2025-11-24T11:47:00Z" w16du:dateUtc="2025-11-24T06:17:00Z">
            <w:rPr>
              <w:sz w:val="32"/>
              <w:szCs w:val="32"/>
            </w:rPr>
          </w:rPrChange>
        </w:rPr>
        <w:t>h = 0.02</w:t>
      </w:r>
    </w:p>
    <w:p w14:paraId="18C7E86E" w14:textId="77777777" w:rsidR="00262812" w:rsidRDefault="00262812" w:rsidP="00466916">
      <w:pPr>
        <w:tabs>
          <w:tab w:val="left" w:pos="528"/>
          <w:tab w:val="left" w:pos="1020"/>
        </w:tabs>
        <w:jc w:val="both"/>
        <w:rPr>
          <w:rFonts w:ascii="Arial" w:hAnsi="Arial"/>
          <w:sz w:val="32"/>
          <w:rPrChange w:id="411" w:author="Microsoft Word" w:date="2025-11-24T11:47:00Z" w16du:dateUtc="2025-11-24T06:17:00Z">
            <w:rPr>
              <w:sz w:val="32"/>
              <w:szCs w:val="32"/>
            </w:rPr>
          </w:rPrChange>
        </w:rPr>
      </w:pPr>
      <w:r>
        <w:rPr>
          <w:rFonts w:ascii="Arial" w:hAnsi="Arial"/>
          <w:sz w:val="32"/>
          <w:rPrChange w:id="412" w:author="Microsoft Word" w:date="2025-11-24T11:47:00Z" w16du:dateUtc="2025-11-24T06:17:00Z">
            <w:rPr>
              <w:sz w:val="32"/>
              <w:szCs w:val="32"/>
            </w:rPr>
          </w:rPrChange>
        </w:rPr>
        <w:t>x_min, x_max = X_pca[:, 0].min() - 1, X_pca[:, 0].max() + 1</w:t>
      </w:r>
    </w:p>
    <w:p w14:paraId="482C71F7" w14:textId="77777777" w:rsidR="00262812" w:rsidRDefault="00262812" w:rsidP="00466916">
      <w:pPr>
        <w:tabs>
          <w:tab w:val="left" w:pos="528"/>
          <w:tab w:val="left" w:pos="1020"/>
        </w:tabs>
        <w:jc w:val="both"/>
        <w:rPr>
          <w:rFonts w:ascii="Arial" w:hAnsi="Arial"/>
          <w:sz w:val="32"/>
          <w:rPrChange w:id="413" w:author="Microsoft Word" w:date="2025-11-24T11:47:00Z" w16du:dateUtc="2025-11-24T06:17:00Z">
            <w:rPr>
              <w:sz w:val="32"/>
              <w:szCs w:val="32"/>
            </w:rPr>
          </w:rPrChange>
        </w:rPr>
      </w:pPr>
      <w:r>
        <w:rPr>
          <w:rFonts w:ascii="Arial" w:hAnsi="Arial"/>
          <w:sz w:val="32"/>
          <w:rPrChange w:id="414" w:author="Microsoft Word" w:date="2025-11-24T11:47:00Z" w16du:dateUtc="2025-11-24T06:17:00Z">
            <w:rPr>
              <w:sz w:val="32"/>
              <w:szCs w:val="32"/>
            </w:rPr>
          </w:rPrChange>
        </w:rPr>
        <w:t>y_min, y_max = X_pca[:, 1].min() - 1, X_pca[:, 1].max() + 1</w:t>
      </w:r>
    </w:p>
    <w:p w14:paraId="6C1CFECC" w14:textId="77777777" w:rsidR="00262812" w:rsidRDefault="00262812" w:rsidP="00466916">
      <w:pPr>
        <w:tabs>
          <w:tab w:val="left" w:pos="528"/>
          <w:tab w:val="left" w:pos="1020"/>
        </w:tabs>
        <w:jc w:val="both"/>
        <w:rPr>
          <w:rFonts w:ascii="Arial" w:hAnsi="Arial"/>
          <w:sz w:val="32"/>
          <w:rPrChange w:id="415" w:author="Microsoft Word" w:date="2025-11-24T11:47:00Z" w16du:dateUtc="2025-11-24T06:17:00Z">
            <w:rPr>
              <w:sz w:val="32"/>
              <w:szCs w:val="32"/>
            </w:rPr>
          </w:rPrChange>
        </w:rPr>
      </w:pPr>
      <w:r>
        <w:rPr>
          <w:rFonts w:ascii="Arial" w:hAnsi="Arial"/>
          <w:sz w:val="32"/>
          <w:rPrChange w:id="416" w:author="Microsoft Word" w:date="2025-11-24T11:47:00Z" w16du:dateUtc="2025-11-24T06:17:00Z">
            <w:rPr>
              <w:sz w:val="32"/>
              <w:szCs w:val="32"/>
            </w:rPr>
          </w:rPrChange>
        </w:rPr>
        <w:lastRenderedPageBreak/>
        <w:t>xx, yy = np.meshgrid(np.arange(x_min, x_max, h), np.arange(y_min, y_max, h))</w:t>
      </w:r>
    </w:p>
    <w:p w14:paraId="2F67D1CB" w14:textId="77777777" w:rsidR="00262812" w:rsidRDefault="00262812" w:rsidP="00466916">
      <w:pPr>
        <w:tabs>
          <w:tab w:val="left" w:pos="528"/>
          <w:tab w:val="left" w:pos="1020"/>
        </w:tabs>
        <w:jc w:val="both"/>
        <w:rPr>
          <w:rFonts w:ascii="Arial" w:hAnsi="Arial"/>
          <w:sz w:val="32"/>
          <w:rPrChange w:id="417" w:author="Microsoft Word" w:date="2025-11-24T11:47:00Z" w16du:dateUtc="2025-11-24T06:17:00Z">
            <w:rPr>
              <w:sz w:val="32"/>
              <w:szCs w:val="32"/>
            </w:rPr>
          </w:rPrChange>
        </w:rPr>
      </w:pPr>
      <w:r>
        <w:rPr>
          <w:rFonts w:ascii="Arial" w:hAnsi="Arial"/>
          <w:sz w:val="32"/>
          <w:rPrChange w:id="418" w:author="Microsoft Word" w:date="2025-11-24T11:47:00Z" w16du:dateUtc="2025-11-24T06:17:00Z">
            <w:rPr>
              <w:sz w:val="32"/>
              <w:szCs w:val="32"/>
            </w:rPr>
          </w:rPrChange>
        </w:rPr>
        <w:t># === PREDICT ON MESH (FIX: Use .values.ravel()) ===</w:t>
      </w:r>
    </w:p>
    <w:p w14:paraId="3CE831FC" w14:textId="77777777" w:rsidR="00262812" w:rsidRDefault="00262812" w:rsidP="00466916">
      <w:pPr>
        <w:tabs>
          <w:tab w:val="left" w:pos="528"/>
          <w:tab w:val="left" w:pos="1020"/>
        </w:tabs>
        <w:jc w:val="both"/>
        <w:rPr>
          <w:rFonts w:ascii="Arial" w:hAnsi="Arial"/>
          <w:sz w:val="32"/>
          <w:rPrChange w:id="419" w:author="Microsoft Word" w:date="2025-11-24T11:47:00Z" w16du:dateUtc="2025-11-24T06:17:00Z">
            <w:rPr>
              <w:sz w:val="32"/>
              <w:szCs w:val="32"/>
            </w:rPr>
          </w:rPrChange>
        </w:rPr>
      </w:pPr>
      <w:r>
        <w:rPr>
          <w:rFonts w:ascii="Arial" w:hAnsi="Arial"/>
          <w:sz w:val="32"/>
          <w:rPrChange w:id="420" w:author="Microsoft Word" w:date="2025-11-24T11:47:00Z" w16du:dateUtc="2025-11-24T06:17:00Z">
            <w:rPr>
              <w:sz w:val="32"/>
              <w:szCs w:val="32"/>
            </w:rPr>
          </w:rPrChange>
        </w:rPr>
        <w:t>grid_points = np.c_[xx.ravel(), yy.ravel()]</w:t>
      </w:r>
    </w:p>
    <w:p w14:paraId="32D27733" w14:textId="77777777" w:rsidR="00262812" w:rsidRDefault="00262812" w:rsidP="00466916">
      <w:pPr>
        <w:tabs>
          <w:tab w:val="left" w:pos="528"/>
          <w:tab w:val="left" w:pos="1020"/>
        </w:tabs>
        <w:jc w:val="both"/>
        <w:rPr>
          <w:rFonts w:ascii="Arial" w:hAnsi="Arial"/>
          <w:sz w:val="32"/>
          <w:rPrChange w:id="421" w:author="Microsoft Word" w:date="2025-11-24T11:47:00Z" w16du:dateUtc="2025-11-24T06:17:00Z">
            <w:rPr>
              <w:sz w:val="32"/>
              <w:szCs w:val="32"/>
            </w:rPr>
          </w:rPrChange>
        </w:rPr>
      </w:pPr>
      <w:r>
        <w:rPr>
          <w:rFonts w:ascii="Arial" w:hAnsi="Arial"/>
          <w:sz w:val="32"/>
          <w:rPrChange w:id="422" w:author="Microsoft Word" w:date="2025-11-24T11:47:00Z" w16du:dateUtc="2025-11-24T06:17:00Z">
            <w:rPr>
              <w:sz w:val="32"/>
              <w:szCs w:val="32"/>
            </w:rPr>
          </w:rPrChange>
        </w:rPr>
        <w:t>Z = knn_pca.predict(grid_points)</w:t>
      </w:r>
    </w:p>
    <w:p w14:paraId="4F33B385" w14:textId="77777777" w:rsidR="00262812" w:rsidRDefault="00262812" w:rsidP="00466916">
      <w:pPr>
        <w:tabs>
          <w:tab w:val="left" w:pos="528"/>
          <w:tab w:val="left" w:pos="1020"/>
        </w:tabs>
        <w:jc w:val="both"/>
        <w:rPr>
          <w:rFonts w:ascii="Arial" w:hAnsi="Arial"/>
          <w:sz w:val="32"/>
          <w:rPrChange w:id="423" w:author="Microsoft Word" w:date="2025-11-24T11:47:00Z" w16du:dateUtc="2025-11-24T06:17:00Z">
            <w:rPr>
              <w:sz w:val="32"/>
              <w:szCs w:val="32"/>
            </w:rPr>
          </w:rPrChange>
        </w:rPr>
      </w:pPr>
      <w:r>
        <w:rPr>
          <w:rFonts w:ascii="Arial" w:hAnsi="Arial"/>
          <w:sz w:val="32"/>
          <w:rPrChange w:id="424" w:author="Microsoft Word" w:date="2025-11-24T11:47:00Z" w16du:dateUtc="2025-11-24T06:17:00Z">
            <w:rPr>
              <w:sz w:val="32"/>
              <w:szCs w:val="32"/>
            </w:rPr>
          </w:rPrChange>
        </w:rPr>
        <w:t>Z = Z.reshape(xx.shape)</w:t>
      </w:r>
    </w:p>
    <w:p w14:paraId="0D7AE6E9" w14:textId="77777777" w:rsidR="00262812" w:rsidRDefault="00262812" w:rsidP="00466916">
      <w:pPr>
        <w:tabs>
          <w:tab w:val="left" w:pos="528"/>
          <w:tab w:val="left" w:pos="1020"/>
        </w:tabs>
        <w:jc w:val="both"/>
        <w:rPr>
          <w:rFonts w:ascii="Arial" w:hAnsi="Arial"/>
          <w:sz w:val="32"/>
          <w:rPrChange w:id="425" w:author="Microsoft Word" w:date="2025-11-24T11:47:00Z" w16du:dateUtc="2025-11-24T06:17:00Z">
            <w:rPr>
              <w:sz w:val="32"/>
              <w:szCs w:val="32"/>
            </w:rPr>
          </w:rPrChange>
        </w:rPr>
      </w:pPr>
      <w:r>
        <w:rPr>
          <w:rFonts w:ascii="Arial" w:hAnsi="Arial"/>
          <w:sz w:val="32"/>
          <w:rPrChange w:id="426" w:author="Microsoft Word" w:date="2025-11-24T11:47:00Z" w16du:dateUtc="2025-11-24T06:17:00Z">
            <w:rPr>
              <w:sz w:val="32"/>
              <w:szCs w:val="32"/>
            </w:rPr>
          </w:rPrChange>
        </w:rPr>
        <w:t># === PLOT DECISION BOUNDARY ===</w:t>
      </w:r>
    </w:p>
    <w:p w14:paraId="3EF93A35" w14:textId="77777777" w:rsidR="00262812" w:rsidRDefault="00262812" w:rsidP="00466916">
      <w:pPr>
        <w:tabs>
          <w:tab w:val="left" w:pos="528"/>
          <w:tab w:val="left" w:pos="1020"/>
        </w:tabs>
        <w:jc w:val="both"/>
        <w:rPr>
          <w:rFonts w:ascii="Arial" w:hAnsi="Arial"/>
          <w:sz w:val="32"/>
          <w:rPrChange w:id="427" w:author="Microsoft Word" w:date="2025-11-24T11:47:00Z" w16du:dateUtc="2025-11-24T06:17:00Z">
            <w:rPr>
              <w:sz w:val="32"/>
              <w:szCs w:val="32"/>
            </w:rPr>
          </w:rPrChange>
        </w:rPr>
      </w:pPr>
      <w:r>
        <w:rPr>
          <w:rFonts w:ascii="Arial" w:hAnsi="Arial"/>
          <w:sz w:val="32"/>
          <w:rPrChange w:id="428" w:author="Microsoft Word" w:date="2025-11-24T11:47:00Z" w16du:dateUtc="2025-11-24T06:17:00Z">
            <w:rPr>
              <w:sz w:val="32"/>
              <w:szCs w:val="32"/>
            </w:rPr>
          </w:rPrChange>
        </w:rPr>
        <w:t>plt.figure(figsize=(10, 7))</w:t>
      </w:r>
    </w:p>
    <w:p w14:paraId="7A3ADA9E" w14:textId="77777777" w:rsidR="00262812" w:rsidRDefault="00262812" w:rsidP="00466916">
      <w:pPr>
        <w:tabs>
          <w:tab w:val="left" w:pos="528"/>
          <w:tab w:val="left" w:pos="1020"/>
        </w:tabs>
        <w:jc w:val="both"/>
        <w:rPr>
          <w:rFonts w:ascii="Arial" w:hAnsi="Arial"/>
          <w:sz w:val="32"/>
          <w:rPrChange w:id="429" w:author="Microsoft Word" w:date="2025-11-24T11:47:00Z" w16du:dateUtc="2025-11-24T06:17:00Z">
            <w:rPr>
              <w:sz w:val="32"/>
              <w:szCs w:val="32"/>
            </w:rPr>
          </w:rPrChange>
        </w:rPr>
      </w:pPr>
      <w:r>
        <w:rPr>
          <w:rFonts w:ascii="Arial" w:hAnsi="Arial"/>
          <w:sz w:val="32"/>
          <w:rPrChange w:id="430" w:author="Microsoft Word" w:date="2025-11-24T11:47:00Z" w16du:dateUtc="2025-11-24T06:17:00Z">
            <w:rPr>
              <w:sz w:val="32"/>
              <w:szCs w:val="32"/>
            </w:rPr>
          </w:rPrChange>
        </w:rPr>
        <w:t>plt.contourf(xx, yy, Z, alpha=0.3, cmap='Set2')</w:t>
      </w:r>
    </w:p>
    <w:p w14:paraId="3EE1D7A9" w14:textId="77777777" w:rsidR="00262812" w:rsidRDefault="00262812" w:rsidP="00466916">
      <w:pPr>
        <w:tabs>
          <w:tab w:val="left" w:pos="528"/>
          <w:tab w:val="left" w:pos="1020"/>
        </w:tabs>
        <w:jc w:val="both"/>
        <w:rPr>
          <w:rFonts w:ascii="Arial" w:hAnsi="Arial"/>
          <w:sz w:val="32"/>
          <w:rPrChange w:id="431" w:author="Microsoft Word" w:date="2025-11-24T11:47:00Z" w16du:dateUtc="2025-11-24T06:17:00Z">
            <w:rPr>
              <w:sz w:val="32"/>
              <w:szCs w:val="32"/>
            </w:rPr>
          </w:rPrChange>
        </w:rPr>
      </w:pPr>
      <w:r>
        <w:rPr>
          <w:rFonts w:ascii="Arial" w:hAnsi="Arial"/>
          <w:sz w:val="32"/>
          <w:rPrChange w:id="432" w:author="Microsoft Word" w:date="2025-11-24T11:47:00Z" w16du:dateUtc="2025-11-24T06:17:00Z">
            <w:rPr>
              <w:sz w:val="32"/>
              <w:szCs w:val="32"/>
            </w:rPr>
          </w:rPrChange>
        </w:rPr>
        <w:t># Plot training points</w:t>
      </w:r>
    </w:p>
    <w:p w14:paraId="791B3666" w14:textId="77777777" w:rsidR="00262812" w:rsidRDefault="00262812" w:rsidP="00466916">
      <w:pPr>
        <w:tabs>
          <w:tab w:val="left" w:pos="528"/>
          <w:tab w:val="left" w:pos="1020"/>
        </w:tabs>
        <w:jc w:val="both"/>
        <w:rPr>
          <w:rFonts w:ascii="Arial" w:hAnsi="Arial"/>
          <w:sz w:val="32"/>
          <w:rPrChange w:id="433" w:author="Microsoft Word" w:date="2025-11-24T11:47:00Z" w16du:dateUtc="2025-11-24T06:17:00Z">
            <w:rPr>
              <w:sz w:val="32"/>
              <w:szCs w:val="32"/>
            </w:rPr>
          </w:rPrChange>
        </w:rPr>
      </w:pPr>
      <w:r>
        <w:rPr>
          <w:rFonts w:ascii="Arial" w:hAnsi="Arial"/>
          <w:sz w:val="32"/>
          <w:rPrChange w:id="434" w:author="Microsoft Word" w:date="2025-11-24T11:47:00Z" w16du:dateUtc="2025-11-24T06:17:00Z">
            <w:rPr>
              <w:sz w:val="32"/>
              <w:szCs w:val="32"/>
            </w:rPr>
          </w:rPrChange>
        </w:rPr>
        <w:t>colors = ['red', 'green', 'blue']</w:t>
      </w:r>
    </w:p>
    <w:p w14:paraId="2402D640" w14:textId="77777777" w:rsidR="00262812" w:rsidRDefault="00262812" w:rsidP="00466916">
      <w:pPr>
        <w:tabs>
          <w:tab w:val="left" w:pos="528"/>
          <w:tab w:val="left" w:pos="1020"/>
        </w:tabs>
        <w:jc w:val="both"/>
        <w:rPr>
          <w:rFonts w:ascii="Arial" w:hAnsi="Arial"/>
          <w:sz w:val="32"/>
          <w:rPrChange w:id="435" w:author="Microsoft Word" w:date="2025-11-24T11:47:00Z" w16du:dateUtc="2025-11-24T06:17:00Z">
            <w:rPr>
              <w:sz w:val="32"/>
              <w:szCs w:val="32"/>
            </w:rPr>
          </w:rPrChange>
        </w:rPr>
      </w:pPr>
      <w:r>
        <w:rPr>
          <w:rFonts w:ascii="Arial" w:hAnsi="Arial"/>
          <w:sz w:val="32"/>
          <w:rPrChange w:id="436" w:author="Microsoft Word" w:date="2025-11-24T11:47:00Z" w16du:dateUtc="2025-11-24T06:17:00Z">
            <w:rPr>
              <w:sz w:val="32"/>
              <w:szCs w:val="32"/>
            </w:rPr>
          </w:rPrChange>
        </w:rPr>
        <w:t>for i, species in enumerate(le.classes_):</w:t>
      </w:r>
    </w:p>
    <w:p w14:paraId="1BE21E02" w14:textId="77777777" w:rsidR="00262812" w:rsidRDefault="00262812" w:rsidP="00466916">
      <w:pPr>
        <w:tabs>
          <w:tab w:val="left" w:pos="528"/>
          <w:tab w:val="left" w:pos="1020"/>
        </w:tabs>
        <w:jc w:val="both"/>
        <w:rPr>
          <w:rFonts w:ascii="Arial" w:hAnsi="Arial"/>
          <w:sz w:val="32"/>
          <w:rPrChange w:id="437" w:author="Microsoft Word" w:date="2025-11-24T11:47:00Z" w16du:dateUtc="2025-11-24T06:17:00Z">
            <w:rPr>
              <w:sz w:val="32"/>
              <w:szCs w:val="32"/>
            </w:rPr>
          </w:rPrChange>
        </w:rPr>
      </w:pPr>
      <w:r>
        <w:rPr>
          <w:rFonts w:ascii="Arial" w:hAnsi="Arial"/>
          <w:sz w:val="32"/>
          <w:rPrChange w:id="438" w:author="Microsoft Word" w:date="2025-11-24T11:47:00Z" w16du:dateUtc="2025-11-24T06:17:00Z">
            <w:rPr>
              <w:sz w:val="32"/>
              <w:szCs w:val="32"/>
            </w:rPr>
          </w:rPrChange>
        </w:rPr>
        <w:t>plt.scatter(X_pca[y == species, 0], X_pca[y == species, 1],</w:t>
      </w:r>
    </w:p>
    <w:p w14:paraId="4CA5F483" w14:textId="77777777" w:rsidR="00262812" w:rsidRDefault="00262812" w:rsidP="00466916">
      <w:pPr>
        <w:tabs>
          <w:tab w:val="left" w:pos="528"/>
          <w:tab w:val="left" w:pos="1020"/>
        </w:tabs>
        <w:jc w:val="both"/>
        <w:rPr>
          <w:rFonts w:ascii="Arial" w:hAnsi="Arial"/>
          <w:sz w:val="32"/>
          <w:rPrChange w:id="439" w:author="Microsoft Word" w:date="2025-11-24T11:47:00Z" w16du:dateUtc="2025-11-24T06:17:00Z">
            <w:rPr>
              <w:sz w:val="32"/>
              <w:szCs w:val="32"/>
            </w:rPr>
          </w:rPrChange>
        </w:rPr>
      </w:pPr>
      <w:r>
        <w:rPr>
          <w:rFonts w:ascii="Arial" w:hAnsi="Arial"/>
          <w:sz w:val="32"/>
          <w:rPrChange w:id="440" w:author="Microsoft Word" w:date="2025-11-24T11:47:00Z" w16du:dateUtc="2025-11-24T06:17:00Z">
            <w:rPr>
              <w:sz w:val="32"/>
              <w:szCs w:val="32"/>
            </w:rPr>
          </w:rPrChange>
        </w:rPr>
        <w:t>color=colors[i], label=species, edgecolors='k', s=60)</w:t>
      </w:r>
    </w:p>
    <w:p w14:paraId="15A231DD" w14:textId="77777777" w:rsidR="00262812" w:rsidRDefault="00262812" w:rsidP="00466916">
      <w:pPr>
        <w:tabs>
          <w:tab w:val="left" w:pos="528"/>
          <w:tab w:val="left" w:pos="1020"/>
        </w:tabs>
        <w:jc w:val="both"/>
        <w:rPr>
          <w:rFonts w:ascii="Arial" w:hAnsi="Arial"/>
          <w:sz w:val="32"/>
          <w:rPrChange w:id="441" w:author="Microsoft Word" w:date="2025-11-24T11:47:00Z" w16du:dateUtc="2025-11-24T06:17:00Z">
            <w:rPr>
              <w:sz w:val="32"/>
              <w:szCs w:val="32"/>
            </w:rPr>
          </w:rPrChange>
        </w:rPr>
      </w:pPr>
      <w:r>
        <w:rPr>
          <w:rFonts w:ascii="Arial" w:hAnsi="Arial"/>
          <w:sz w:val="32"/>
          <w:rPrChange w:id="442" w:author="Microsoft Word" w:date="2025-11-24T11:47:00Z" w16du:dateUtc="2025-11-24T06:17:00Z">
            <w:rPr>
              <w:sz w:val="32"/>
              <w:szCs w:val="32"/>
            </w:rPr>
          </w:rPrChange>
        </w:rPr>
        <w:t>plt.title('k-NN Decision Boundaries (PCA 2D)')</w:t>
      </w:r>
    </w:p>
    <w:p w14:paraId="0A5FB0D2" w14:textId="77777777" w:rsidR="00262812" w:rsidRDefault="00262812" w:rsidP="00466916">
      <w:pPr>
        <w:tabs>
          <w:tab w:val="left" w:pos="528"/>
          <w:tab w:val="left" w:pos="1020"/>
        </w:tabs>
        <w:jc w:val="both"/>
        <w:rPr>
          <w:rFonts w:ascii="Arial" w:hAnsi="Arial"/>
          <w:sz w:val="32"/>
          <w:rPrChange w:id="443" w:author="Microsoft Word" w:date="2025-11-24T11:47:00Z" w16du:dateUtc="2025-11-24T06:17:00Z">
            <w:rPr>
              <w:sz w:val="32"/>
              <w:szCs w:val="32"/>
            </w:rPr>
          </w:rPrChange>
        </w:rPr>
      </w:pPr>
      <w:r>
        <w:rPr>
          <w:rFonts w:ascii="Arial" w:hAnsi="Arial"/>
          <w:sz w:val="32"/>
          <w:rPrChange w:id="444" w:author="Microsoft Word" w:date="2025-11-24T11:47:00Z" w16du:dateUtc="2025-11-24T06:17:00Z">
            <w:rPr>
              <w:sz w:val="32"/>
              <w:szCs w:val="32"/>
            </w:rPr>
          </w:rPrChange>
        </w:rPr>
        <w:t>plt.xlabel(f'PC1 ({pca.explained_variance_ratio_[0]:.1%} variance)')</w:t>
      </w:r>
    </w:p>
    <w:p w14:paraId="140F3159" w14:textId="77777777" w:rsidR="00262812" w:rsidRDefault="00262812" w:rsidP="00466916">
      <w:pPr>
        <w:tabs>
          <w:tab w:val="left" w:pos="528"/>
          <w:tab w:val="left" w:pos="1020"/>
        </w:tabs>
        <w:jc w:val="both"/>
        <w:rPr>
          <w:rFonts w:ascii="Arial" w:hAnsi="Arial"/>
          <w:sz w:val="32"/>
          <w:rPrChange w:id="445" w:author="Microsoft Word" w:date="2025-11-24T11:47:00Z" w16du:dateUtc="2025-11-24T06:17:00Z">
            <w:rPr>
              <w:sz w:val="32"/>
              <w:szCs w:val="32"/>
            </w:rPr>
          </w:rPrChange>
        </w:rPr>
      </w:pPr>
      <w:r>
        <w:rPr>
          <w:rFonts w:ascii="Arial" w:hAnsi="Arial"/>
          <w:sz w:val="32"/>
          <w:rPrChange w:id="446" w:author="Microsoft Word" w:date="2025-11-24T11:47:00Z" w16du:dateUtc="2025-11-24T06:17:00Z">
            <w:rPr>
              <w:sz w:val="32"/>
              <w:szCs w:val="32"/>
            </w:rPr>
          </w:rPrChange>
        </w:rPr>
        <w:t>plt.ylabel(f'PC2 ({pca.explained_variance_ratio_[1]:.1%} variance)')</w:t>
      </w:r>
    </w:p>
    <w:p w14:paraId="25E4DAA2" w14:textId="77777777" w:rsidR="00262812" w:rsidRDefault="00262812" w:rsidP="00466916">
      <w:pPr>
        <w:tabs>
          <w:tab w:val="left" w:pos="528"/>
          <w:tab w:val="left" w:pos="1020"/>
        </w:tabs>
        <w:jc w:val="both"/>
        <w:rPr>
          <w:rFonts w:ascii="Arial" w:hAnsi="Arial"/>
          <w:sz w:val="32"/>
          <w:rPrChange w:id="447" w:author="Microsoft Word" w:date="2025-11-24T11:47:00Z" w16du:dateUtc="2025-11-24T06:17:00Z">
            <w:rPr>
              <w:sz w:val="32"/>
              <w:szCs w:val="32"/>
            </w:rPr>
          </w:rPrChange>
        </w:rPr>
      </w:pPr>
      <w:r>
        <w:rPr>
          <w:rFonts w:ascii="Arial" w:hAnsi="Arial"/>
          <w:sz w:val="32"/>
          <w:rPrChange w:id="448" w:author="Microsoft Word" w:date="2025-11-24T11:47:00Z" w16du:dateUtc="2025-11-24T06:17:00Z">
            <w:rPr>
              <w:sz w:val="32"/>
              <w:szCs w:val="32"/>
            </w:rPr>
          </w:rPrChange>
        </w:rPr>
        <w:t>plt.legend()</w:t>
      </w:r>
    </w:p>
    <w:p w14:paraId="57A42E46" w14:textId="77777777" w:rsidR="00262812" w:rsidRDefault="00262812" w:rsidP="00466916">
      <w:pPr>
        <w:tabs>
          <w:tab w:val="left" w:pos="528"/>
          <w:tab w:val="left" w:pos="1020"/>
        </w:tabs>
        <w:jc w:val="both"/>
        <w:rPr>
          <w:rFonts w:ascii="Arial" w:hAnsi="Arial"/>
          <w:sz w:val="32"/>
          <w:rPrChange w:id="449" w:author="Microsoft Word" w:date="2025-11-24T11:47:00Z" w16du:dateUtc="2025-11-24T06:17:00Z">
            <w:rPr>
              <w:sz w:val="32"/>
              <w:szCs w:val="32"/>
            </w:rPr>
          </w:rPrChange>
        </w:rPr>
      </w:pPr>
      <w:r>
        <w:rPr>
          <w:rFonts w:ascii="Arial" w:hAnsi="Arial"/>
          <w:sz w:val="32"/>
          <w:rPrChange w:id="450" w:author="Microsoft Word" w:date="2025-11-24T11:47:00Z" w16du:dateUtc="2025-11-24T06:17:00Z">
            <w:rPr>
              <w:sz w:val="32"/>
              <w:szCs w:val="32"/>
            </w:rPr>
          </w:rPrChange>
        </w:rPr>
        <w:t>plt.grid(True, alpha=0.3)</w:t>
      </w:r>
    </w:p>
    <w:p w14:paraId="509020D3" w14:textId="77777777" w:rsidR="00262812" w:rsidRDefault="00262812" w:rsidP="00466916">
      <w:pPr>
        <w:tabs>
          <w:tab w:val="left" w:pos="528"/>
          <w:tab w:val="left" w:pos="1020"/>
        </w:tabs>
        <w:jc w:val="both"/>
        <w:rPr>
          <w:rFonts w:ascii="Arial" w:hAnsi="Arial"/>
          <w:sz w:val="32"/>
          <w:rPrChange w:id="451" w:author="Microsoft Word" w:date="2025-11-24T11:47:00Z" w16du:dateUtc="2025-11-24T06:17:00Z">
            <w:rPr>
              <w:sz w:val="32"/>
              <w:szCs w:val="32"/>
            </w:rPr>
          </w:rPrChange>
        </w:rPr>
      </w:pPr>
      <w:r>
        <w:rPr>
          <w:rFonts w:ascii="Arial" w:hAnsi="Arial"/>
          <w:sz w:val="32"/>
          <w:rPrChange w:id="452" w:author="Microsoft Word" w:date="2025-11-24T11:47:00Z" w16du:dateUtc="2025-11-24T06:17:00Z">
            <w:rPr>
              <w:sz w:val="32"/>
              <w:szCs w:val="32"/>
            </w:rPr>
          </w:rPrChange>
        </w:rPr>
        <w:t>plt.tight_layout()</w:t>
      </w:r>
    </w:p>
    <w:p w14:paraId="44481FFC" w14:textId="77777777" w:rsidR="00262812" w:rsidRDefault="00262812" w:rsidP="00466916">
      <w:pPr>
        <w:tabs>
          <w:tab w:val="left" w:pos="528"/>
          <w:tab w:val="left" w:pos="1020"/>
        </w:tabs>
        <w:jc w:val="both"/>
        <w:rPr>
          <w:rFonts w:ascii="Arial" w:hAnsi="Arial"/>
          <w:sz w:val="32"/>
          <w:rPrChange w:id="453" w:author="Microsoft Word" w:date="2025-11-24T11:47:00Z" w16du:dateUtc="2025-11-24T06:17:00Z">
            <w:rPr>
              <w:sz w:val="32"/>
              <w:szCs w:val="32"/>
            </w:rPr>
          </w:rPrChange>
        </w:rPr>
      </w:pPr>
      <w:r>
        <w:rPr>
          <w:rFonts w:ascii="Arial" w:hAnsi="Arial"/>
          <w:sz w:val="32"/>
          <w:rPrChange w:id="454" w:author="Microsoft Word" w:date="2025-11-24T11:47:00Z" w16du:dateUtc="2025-11-24T06:17:00Z">
            <w:rPr>
              <w:sz w:val="32"/>
              <w:szCs w:val="32"/>
            </w:rPr>
          </w:rPrChange>
        </w:rPr>
        <w:t>plt.show()</w:t>
      </w:r>
    </w:p>
    <w:p w14:paraId="1DFFDE84" w14:textId="77777777" w:rsidR="00262812" w:rsidRDefault="00262812" w:rsidP="00466916">
      <w:pPr>
        <w:tabs>
          <w:tab w:val="left" w:pos="528"/>
          <w:tab w:val="left" w:pos="1020"/>
        </w:tabs>
        <w:jc w:val="both"/>
        <w:rPr>
          <w:rFonts w:ascii="Arial" w:hAnsi="Arial"/>
          <w:sz w:val="32"/>
          <w:rPrChange w:id="455" w:author="Microsoft Word" w:date="2025-11-24T11:47:00Z" w16du:dateUtc="2025-11-24T06:17:00Z">
            <w:rPr>
              <w:sz w:val="32"/>
              <w:szCs w:val="32"/>
            </w:rPr>
          </w:rPrChange>
        </w:rPr>
      </w:pPr>
      <w:r>
        <w:rPr>
          <w:rFonts w:ascii="Arial" w:hAnsi="Arial"/>
          <w:sz w:val="32"/>
          <w:rPrChange w:id="456" w:author="Microsoft Word" w:date="2025-11-24T11:47:00Z" w16du:dateUtc="2025-11-24T06:17:00Z">
            <w:rPr>
              <w:sz w:val="32"/>
              <w:szCs w:val="32"/>
            </w:rPr>
          </w:rPrChange>
        </w:rPr>
        <w:lastRenderedPageBreak/>
        <w:t># === FINAL SUMMARY ===</w:t>
      </w:r>
    </w:p>
    <w:p w14:paraId="7C082ADE" w14:textId="77777777" w:rsidR="00262812" w:rsidRDefault="00262812" w:rsidP="00466916">
      <w:pPr>
        <w:tabs>
          <w:tab w:val="left" w:pos="528"/>
          <w:tab w:val="left" w:pos="1020"/>
        </w:tabs>
        <w:jc w:val="both"/>
        <w:rPr>
          <w:rFonts w:ascii="Arial" w:hAnsi="Arial"/>
          <w:sz w:val="32"/>
          <w:rPrChange w:id="457" w:author="Microsoft Word" w:date="2025-11-24T11:47:00Z" w16du:dateUtc="2025-11-24T06:17:00Z">
            <w:rPr>
              <w:sz w:val="32"/>
              <w:szCs w:val="32"/>
            </w:rPr>
          </w:rPrChange>
        </w:rPr>
      </w:pPr>
      <w:r>
        <w:rPr>
          <w:rFonts w:ascii="Arial" w:hAnsi="Arial"/>
          <w:sz w:val="32"/>
          <w:rPrChange w:id="458" w:author="Microsoft Word" w:date="2025-11-24T11:47:00Z" w16du:dateUtc="2025-11-24T06:17:00Z">
            <w:rPr>
              <w:sz w:val="32"/>
              <w:szCs w:val="32"/>
            </w:rPr>
          </w:rPrChange>
        </w:rPr>
        <w:t>print(f"PCA Explained Variance: {pca.explained_variance_ratio_}")</w:t>
      </w:r>
    </w:p>
    <w:p w14:paraId="7E8F0562" w14:textId="77777777" w:rsidR="00C93556" w:rsidRDefault="00262812" w:rsidP="00466916">
      <w:pPr>
        <w:tabs>
          <w:tab w:val="left" w:pos="528"/>
          <w:tab w:val="left" w:pos="1020"/>
        </w:tabs>
        <w:jc w:val="both"/>
        <w:rPr>
          <w:rFonts w:ascii="Arial" w:hAnsi="Arial"/>
          <w:sz w:val="32"/>
          <w:rPrChange w:id="459" w:author="Microsoft Word" w:date="2025-11-24T11:47:00Z" w16du:dateUtc="2025-11-24T06:17:00Z">
            <w:rPr>
              <w:sz w:val="32"/>
              <w:szCs w:val="32"/>
            </w:rPr>
          </w:rPrChange>
        </w:rPr>
      </w:pPr>
      <w:r>
        <w:rPr>
          <w:rFonts w:ascii="Arial" w:hAnsi="Arial"/>
          <w:sz w:val="32"/>
          <w:rPrChange w:id="460" w:author="Microsoft Word" w:date="2025-11-24T11:47:00Z" w16du:dateUtc="2025-11-24T06:17:00Z">
            <w:rPr>
              <w:sz w:val="32"/>
              <w:szCs w:val="32"/>
            </w:rPr>
          </w:rPrChange>
        </w:rPr>
        <w:t>print("k-NN Evaluation Completed Successfully!")</w:t>
      </w:r>
    </w:p>
    <w:p w14:paraId="64EA5A66" w14:textId="77777777" w:rsidR="00751083" w:rsidRDefault="00751083">
      <w:pPr>
        <w:tabs>
          <w:tab w:val="left" w:pos="528"/>
          <w:tab w:val="left" w:pos="1020"/>
        </w:tabs>
        <w:jc w:val="both"/>
        <w:rPr>
          <w:del w:id="461" w:author="Microsoft Word" w:date="2025-11-24T11:47:00Z" w16du:dateUtc="2025-11-24T06:17:00Z"/>
          <w:rFonts w:ascii="Arial" w:hAnsi="Arial" w:cs="Arial"/>
          <w:b/>
          <w:bCs/>
          <w:i/>
          <w:iCs/>
          <w:sz w:val="36"/>
          <w:szCs w:val="36"/>
        </w:rPr>
      </w:pPr>
    </w:p>
    <w:p w14:paraId="3E50261B" w14:textId="466FBB9B" w:rsidR="00C93556" w:rsidRDefault="00C93556" w:rsidP="00466916">
      <w:pPr>
        <w:tabs>
          <w:tab w:val="left" w:pos="528"/>
          <w:tab w:val="left" w:pos="1020"/>
        </w:tabs>
        <w:jc w:val="both"/>
        <w:rPr>
          <w:rFonts w:ascii="Arial" w:hAnsi="Arial"/>
          <w:b/>
          <w:i/>
          <w:sz w:val="36"/>
          <w:rPrChange w:id="462" w:author="Microsoft Word" w:date="2025-11-24T11:47:00Z" w16du:dateUtc="2025-11-24T06:17:00Z">
            <w:rPr>
              <w:b/>
              <w:bCs/>
              <w:i/>
              <w:iCs/>
              <w:sz w:val="36"/>
              <w:szCs w:val="36"/>
            </w:rPr>
          </w:rPrChange>
        </w:rPr>
      </w:pPr>
      <w:r>
        <w:rPr>
          <w:rFonts w:ascii="Arial" w:hAnsi="Arial"/>
          <w:b/>
          <w:i/>
          <w:sz w:val="36"/>
          <w:rPrChange w:id="463" w:author="Microsoft Word" w:date="2025-11-24T11:47:00Z" w16du:dateUtc="2025-11-24T06:17:00Z">
            <w:rPr>
              <w:b/>
              <w:bCs/>
              <w:i/>
              <w:iCs/>
              <w:sz w:val="36"/>
              <w:szCs w:val="36"/>
            </w:rPr>
          </w:rPrChange>
        </w:rPr>
        <w:t>Output :</w:t>
      </w:r>
    </w:p>
    <w:p w14:paraId="0D9ADD4A" w14:textId="77777777" w:rsidR="00751083" w:rsidRDefault="00000000">
      <w:pPr>
        <w:tabs>
          <w:tab w:val="left" w:pos="528"/>
          <w:tab w:val="left" w:pos="1020"/>
        </w:tabs>
        <w:jc w:val="both"/>
        <w:rPr>
          <w:del w:id="464" w:author="Microsoft Word" w:date="2025-11-24T11:47:00Z" w16du:dateUtc="2025-11-24T06:17:00Z"/>
          <w:rFonts w:ascii="Arial" w:hAnsi="Arial" w:cs="Arial"/>
          <w:b/>
          <w:bCs/>
          <w:i/>
          <w:iCs/>
          <w:sz w:val="36"/>
          <w:szCs w:val="36"/>
        </w:rPr>
      </w:pPr>
      <w:del w:id="465" w:author="Microsoft Word" w:date="2025-11-24T11:47:00Z" w16du:dateUtc="2025-11-24T06:17:00Z">
        <w:r>
          <w:rPr>
            <w:rFonts w:ascii="Arial" w:hAnsi="Arial" w:cs="Arial"/>
            <w:noProof/>
            <w:sz w:val="28"/>
            <w:szCs w:val="28"/>
          </w:rPr>
          <w:drawing>
            <wp:inline distT="0" distB="0" distL="0" distR="0" wp14:anchorId="74E279FB" wp14:editId="2F6E7E88">
              <wp:extent cx="5266690" cy="5850890"/>
              <wp:effectExtent l="0" t="0" r="0" b="0"/>
              <wp:docPr id="9139528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82519" name="Picture 1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305527" cy="5894597"/>
                      </a:xfrm>
                      <a:prstGeom prst="rect">
                        <a:avLst/>
                      </a:prstGeom>
                    </pic:spPr>
                  </pic:pic>
                </a:graphicData>
              </a:graphic>
            </wp:inline>
          </w:drawing>
        </w:r>
      </w:del>
    </w:p>
    <w:p w14:paraId="09281862" w14:textId="77777777" w:rsidR="00751083" w:rsidRDefault="00751083">
      <w:pPr>
        <w:tabs>
          <w:tab w:val="left" w:pos="528"/>
          <w:tab w:val="left" w:pos="1020"/>
        </w:tabs>
        <w:jc w:val="both"/>
        <w:rPr>
          <w:del w:id="466" w:author="Microsoft Word" w:date="2025-11-24T11:47:00Z" w16du:dateUtc="2025-11-24T06:17:00Z"/>
          <w:rFonts w:ascii="Arial" w:hAnsi="Arial" w:cs="Arial"/>
          <w:b/>
          <w:bCs/>
          <w:i/>
          <w:iCs/>
          <w:sz w:val="36"/>
          <w:szCs w:val="36"/>
        </w:rPr>
      </w:pPr>
    </w:p>
    <w:p w14:paraId="623C196D" w14:textId="77777777" w:rsidR="00751083" w:rsidRDefault="00000000">
      <w:pPr>
        <w:jc w:val="both"/>
        <w:rPr>
          <w:del w:id="467" w:author="Microsoft Word" w:date="2025-11-24T11:47:00Z" w16du:dateUtc="2025-11-24T06:17:00Z"/>
          <w:rFonts w:ascii="Arial" w:hAnsi="Arial" w:cs="Arial"/>
          <w:sz w:val="28"/>
          <w:szCs w:val="28"/>
        </w:rPr>
      </w:pPr>
      <w:del w:id="468" w:author="Microsoft Word" w:date="2025-11-24T11:47:00Z" w16du:dateUtc="2025-11-24T06:17:00Z">
        <w:r>
          <w:rPr>
            <w:rFonts w:ascii="Arial" w:hAnsi="Arial" w:cs="Arial"/>
            <w:noProof/>
            <w:sz w:val="28"/>
            <w:szCs w:val="28"/>
          </w:rPr>
          <w:drawing>
            <wp:inline distT="0" distB="0" distL="0" distR="0" wp14:anchorId="3CF8F40F" wp14:editId="35B7B652">
              <wp:extent cx="5731510" cy="4381500"/>
              <wp:effectExtent l="0" t="0" r="2540" b="0"/>
              <wp:docPr id="548596698"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79167" name="Picture 11" descr="A screenshot of a computer screen&#10;&#10;AI-generated content may be incorrect."/>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4381500"/>
                      </a:xfrm>
                      <a:prstGeom prst="rect">
                        <a:avLst/>
                      </a:prstGeom>
                    </pic:spPr>
                  </pic:pic>
                </a:graphicData>
              </a:graphic>
            </wp:inline>
          </w:drawing>
        </w:r>
      </w:del>
    </w:p>
    <w:p w14:paraId="36A862C9" w14:textId="77777777" w:rsidR="00751083" w:rsidRDefault="00751083">
      <w:pPr>
        <w:jc w:val="both"/>
        <w:rPr>
          <w:del w:id="469" w:author="Microsoft Word" w:date="2025-11-24T11:47:00Z" w16du:dateUtc="2025-11-24T06:17:00Z"/>
          <w:rFonts w:ascii="Arial" w:hAnsi="Arial" w:cs="Arial"/>
          <w:sz w:val="28"/>
          <w:szCs w:val="28"/>
        </w:rPr>
      </w:pPr>
    </w:p>
    <w:p w14:paraId="24907F6C" w14:textId="47FBCD00" w:rsidR="00F324E6" w:rsidRDefault="00C93556" w:rsidP="00466916">
      <w:pPr>
        <w:tabs>
          <w:tab w:val="left" w:pos="528"/>
          <w:tab w:val="left" w:pos="1020"/>
        </w:tabs>
        <w:jc w:val="both"/>
        <w:rPr>
          <w:ins w:id="470" w:author="Microsoft Word" w:date="2025-11-24T11:47:00Z" w16du:dateUtc="2025-11-24T06:17:00Z"/>
          <w:b/>
          <w:bCs/>
          <w:i/>
          <w:iCs/>
          <w:sz w:val="36"/>
          <w:szCs w:val="36"/>
        </w:rPr>
      </w:pPr>
      <w:ins w:id="471" w:author="Microsoft Word" w:date="2025-11-24T11:47:00Z" w16du:dateUtc="2025-11-24T06:17:00Z">
        <w:r>
          <w:rPr>
            <w:noProof/>
            <w:sz w:val="28"/>
            <w:szCs w:val="28"/>
          </w:rPr>
          <w:drawing>
            <wp:inline distT="0" distB="0" distL="0" distR="0" wp14:anchorId="6B565C6C" wp14:editId="700546A0">
              <wp:extent cx="5266690" cy="5851448"/>
              <wp:effectExtent l="0" t="0" r="0" b="0"/>
              <wp:docPr id="9059825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93457" name="Picture 2130693457"/>
                      <pic:cNvPicPr/>
                    </pic:nvPicPr>
                    <pic:blipFill>
                      <a:blip r:embed="rId9">
                        <a:extLst>
                          <a:ext uri="{28A0092B-C50C-407E-A947-70E740481C1C}">
                            <a14:useLocalDpi xmlns:a14="http://schemas.microsoft.com/office/drawing/2010/main" val="0"/>
                          </a:ext>
                        </a:extLst>
                      </a:blip>
                      <a:stretch>
                        <a:fillRect/>
                      </a:stretch>
                    </pic:blipFill>
                    <pic:spPr>
                      <a:xfrm>
                        <a:off x="0" y="0"/>
                        <a:ext cx="5305527" cy="5894597"/>
                      </a:xfrm>
                      <a:prstGeom prst="rect">
                        <a:avLst/>
                      </a:prstGeom>
                    </pic:spPr>
                  </pic:pic>
                </a:graphicData>
              </a:graphic>
            </wp:inline>
          </w:drawing>
        </w:r>
      </w:ins>
    </w:p>
    <w:p w14:paraId="26D580C5" w14:textId="77777777" w:rsidR="00C93556" w:rsidRPr="00C93556" w:rsidRDefault="00C93556" w:rsidP="00466916">
      <w:pPr>
        <w:tabs>
          <w:tab w:val="left" w:pos="528"/>
          <w:tab w:val="left" w:pos="1020"/>
        </w:tabs>
        <w:jc w:val="both"/>
        <w:rPr>
          <w:ins w:id="472" w:author="Microsoft Word" w:date="2025-11-24T11:47:00Z" w16du:dateUtc="2025-11-24T06:17:00Z"/>
          <w:b/>
          <w:bCs/>
          <w:i/>
          <w:iCs/>
          <w:sz w:val="36"/>
          <w:szCs w:val="36"/>
        </w:rPr>
      </w:pPr>
    </w:p>
    <w:p w14:paraId="6490CFF5" w14:textId="658BB921" w:rsidR="00F324E6" w:rsidRDefault="00F324E6" w:rsidP="00466916">
      <w:pPr>
        <w:jc w:val="both"/>
        <w:rPr>
          <w:ins w:id="473" w:author="Microsoft Word" w:date="2025-11-24T11:47:00Z" w16du:dateUtc="2025-11-24T06:17:00Z"/>
          <w:noProof/>
          <w:sz w:val="28"/>
          <w:szCs w:val="28"/>
        </w:rPr>
      </w:pPr>
      <w:ins w:id="474" w:author="Microsoft Word" w:date="2025-11-24T11:47:00Z" w16du:dateUtc="2025-11-24T06:17:00Z">
        <w:r>
          <w:rPr>
            <w:noProof/>
            <w:sz w:val="28"/>
            <w:szCs w:val="28"/>
          </w:rPr>
          <w:lastRenderedPageBreak/>
          <w:drawing>
            <wp:inline distT="0" distB="0" distL="0" distR="0" wp14:anchorId="3C4A1489" wp14:editId="4C4A1E44">
              <wp:extent cx="5731510" cy="4381500"/>
              <wp:effectExtent l="0" t="0" r="2540" b="0"/>
              <wp:docPr id="1814379167"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79167" name="Picture 11" descr="A screenshot of a computer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4381500"/>
                      </a:xfrm>
                      <a:prstGeom prst="rect">
                        <a:avLst/>
                      </a:prstGeom>
                    </pic:spPr>
                  </pic:pic>
                </a:graphicData>
              </a:graphic>
            </wp:inline>
          </w:drawing>
        </w:r>
      </w:ins>
    </w:p>
    <w:p w14:paraId="13100357" w14:textId="77777777" w:rsidR="00F324E6" w:rsidRDefault="00F324E6">
      <w:pPr>
        <w:ind w:firstLine="720"/>
        <w:jc w:val="both"/>
        <w:rPr>
          <w:rFonts w:ascii="Arial" w:hAnsi="Arial"/>
          <w:sz w:val="28"/>
          <w:rPrChange w:id="475" w:author="Microsoft Word" w:date="2025-11-24T11:47:00Z" w16du:dateUtc="2025-11-24T06:17:00Z">
            <w:rPr>
              <w:noProof/>
              <w:sz w:val="28"/>
              <w:szCs w:val="28"/>
            </w:rPr>
          </w:rPrChange>
        </w:rPr>
        <w:pPrChange w:id="476" w:author="Microsoft Word" w:date="2025-11-24T11:47:00Z" w16du:dateUtc="2025-11-24T06:17:00Z">
          <w:pPr>
            <w:jc w:val="both"/>
          </w:pPr>
        </w:pPrChange>
      </w:pPr>
    </w:p>
    <w:p w14:paraId="4BED9F0D" w14:textId="77777777" w:rsidR="00F324E6" w:rsidRDefault="00F324E6" w:rsidP="00466916">
      <w:pPr>
        <w:ind w:firstLine="720"/>
        <w:jc w:val="both"/>
        <w:rPr>
          <w:rFonts w:ascii="Arial" w:hAnsi="Arial"/>
          <w:sz w:val="28"/>
          <w:rPrChange w:id="477" w:author="Microsoft Word" w:date="2025-11-24T11:47:00Z" w16du:dateUtc="2025-11-24T06:17:00Z">
            <w:rPr>
              <w:sz w:val="28"/>
              <w:szCs w:val="28"/>
            </w:rPr>
          </w:rPrChange>
        </w:rPr>
      </w:pPr>
    </w:p>
    <w:p w14:paraId="4F57B221" w14:textId="77777777" w:rsidR="00F324E6" w:rsidRDefault="00F324E6" w:rsidP="00466916">
      <w:pPr>
        <w:ind w:firstLine="720"/>
        <w:jc w:val="both"/>
        <w:rPr>
          <w:rFonts w:ascii="Arial" w:hAnsi="Arial"/>
          <w:sz w:val="28"/>
          <w:rPrChange w:id="478" w:author="Microsoft Word" w:date="2025-11-24T11:47:00Z" w16du:dateUtc="2025-11-24T06:17:00Z">
            <w:rPr>
              <w:sz w:val="28"/>
              <w:szCs w:val="28"/>
            </w:rPr>
          </w:rPrChange>
        </w:rPr>
      </w:pPr>
    </w:p>
    <w:p w14:paraId="6EBF0407" w14:textId="77777777" w:rsidR="00F324E6" w:rsidRDefault="00F324E6" w:rsidP="00466916">
      <w:pPr>
        <w:ind w:firstLine="720"/>
        <w:jc w:val="both"/>
        <w:rPr>
          <w:rFonts w:ascii="Arial" w:hAnsi="Arial"/>
          <w:sz w:val="28"/>
          <w:rPrChange w:id="479" w:author="Microsoft Word" w:date="2025-11-24T11:47:00Z" w16du:dateUtc="2025-11-24T06:17:00Z">
            <w:rPr>
              <w:sz w:val="28"/>
              <w:szCs w:val="28"/>
            </w:rPr>
          </w:rPrChange>
        </w:rPr>
      </w:pPr>
    </w:p>
    <w:p w14:paraId="790B8760" w14:textId="77777777" w:rsidR="00F324E6" w:rsidRDefault="00F324E6" w:rsidP="00466916">
      <w:pPr>
        <w:ind w:firstLine="720"/>
        <w:jc w:val="both"/>
        <w:rPr>
          <w:rFonts w:ascii="Arial" w:hAnsi="Arial"/>
          <w:sz w:val="28"/>
          <w:rPrChange w:id="480" w:author="Microsoft Word" w:date="2025-11-24T11:47:00Z" w16du:dateUtc="2025-11-24T06:17:00Z">
            <w:rPr>
              <w:sz w:val="28"/>
              <w:szCs w:val="28"/>
            </w:rPr>
          </w:rPrChange>
        </w:rPr>
      </w:pPr>
    </w:p>
    <w:p w14:paraId="48647E7F" w14:textId="77777777" w:rsidR="00F324E6" w:rsidRDefault="00F324E6" w:rsidP="00466916">
      <w:pPr>
        <w:ind w:firstLine="720"/>
        <w:jc w:val="both"/>
        <w:rPr>
          <w:rFonts w:ascii="Arial" w:hAnsi="Arial"/>
          <w:sz w:val="28"/>
          <w:rPrChange w:id="481" w:author="Microsoft Word" w:date="2025-11-24T11:47:00Z" w16du:dateUtc="2025-11-24T06:17:00Z">
            <w:rPr>
              <w:sz w:val="28"/>
              <w:szCs w:val="28"/>
            </w:rPr>
          </w:rPrChange>
        </w:rPr>
      </w:pPr>
    </w:p>
    <w:p w14:paraId="39EC2112" w14:textId="77777777" w:rsidR="00F324E6" w:rsidRDefault="00F324E6" w:rsidP="00466916">
      <w:pPr>
        <w:ind w:firstLine="720"/>
        <w:jc w:val="both"/>
        <w:rPr>
          <w:rFonts w:ascii="Arial" w:hAnsi="Arial"/>
          <w:sz w:val="28"/>
          <w:rPrChange w:id="482" w:author="Microsoft Word" w:date="2025-11-24T11:47:00Z" w16du:dateUtc="2025-11-24T06:17:00Z">
            <w:rPr>
              <w:sz w:val="28"/>
              <w:szCs w:val="28"/>
            </w:rPr>
          </w:rPrChange>
        </w:rPr>
      </w:pPr>
    </w:p>
    <w:p w14:paraId="2DD5EE32" w14:textId="77777777" w:rsidR="00F324E6" w:rsidRDefault="00F324E6" w:rsidP="00466916">
      <w:pPr>
        <w:ind w:firstLine="720"/>
        <w:jc w:val="both"/>
        <w:rPr>
          <w:rFonts w:ascii="Arial" w:hAnsi="Arial"/>
          <w:sz w:val="28"/>
          <w:rPrChange w:id="483" w:author="Microsoft Word" w:date="2025-11-24T11:47:00Z" w16du:dateUtc="2025-11-24T06:17:00Z">
            <w:rPr>
              <w:sz w:val="28"/>
              <w:szCs w:val="28"/>
            </w:rPr>
          </w:rPrChange>
        </w:rPr>
      </w:pPr>
    </w:p>
    <w:p w14:paraId="71FE9E45" w14:textId="77777777" w:rsidR="00F324E6" w:rsidRDefault="00F324E6" w:rsidP="00466916">
      <w:pPr>
        <w:ind w:firstLine="720"/>
        <w:jc w:val="both"/>
        <w:rPr>
          <w:rFonts w:ascii="Arial" w:hAnsi="Arial"/>
          <w:sz w:val="28"/>
          <w:rPrChange w:id="484" w:author="Microsoft Word" w:date="2025-11-24T11:47:00Z" w16du:dateUtc="2025-11-24T06:17:00Z">
            <w:rPr>
              <w:sz w:val="28"/>
              <w:szCs w:val="28"/>
            </w:rPr>
          </w:rPrChange>
        </w:rPr>
      </w:pPr>
    </w:p>
    <w:p w14:paraId="475F4511" w14:textId="77777777" w:rsidR="00F324E6" w:rsidRDefault="00F324E6" w:rsidP="00466916">
      <w:pPr>
        <w:ind w:firstLine="720"/>
        <w:jc w:val="both"/>
        <w:rPr>
          <w:rFonts w:ascii="Arial" w:hAnsi="Arial"/>
          <w:sz w:val="28"/>
          <w:rPrChange w:id="485" w:author="Microsoft Word" w:date="2025-11-24T11:47:00Z" w16du:dateUtc="2025-11-24T06:17:00Z">
            <w:rPr>
              <w:sz w:val="28"/>
              <w:szCs w:val="28"/>
            </w:rPr>
          </w:rPrChange>
        </w:rPr>
      </w:pPr>
    </w:p>
    <w:p w14:paraId="127C5228" w14:textId="77777777" w:rsidR="00F324E6" w:rsidRDefault="00F324E6" w:rsidP="00466916">
      <w:pPr>
        <w:ind w:firstLine="720"/>
        <w:jc w:val="both"/>
        <w:rPr>
          <w:rFonts w:ascii="Arial" w:hAnsi="Arial"/>
          <w:sz w:val="28"/>
          <w:rPrChange w:id="486" w:author="Microsoft Word" w:date="2025-11-24T11:47:00Z" w16du:dateUtc="2025-11-24T06:17:00Z">
            <w:rPr>
              <w:sz w:val="28"/>
              <w:szCs w:val="28"/>
            </w:rPr>
          </w:rPrChange>
        </w:rPr>
      </w:pPr>
    </w:p>
    <w:p w14:paraId="761F5AE2" w14:textId="77777777" w:rsidR="00F324E6" w:rsidRDefault="00F324E6">
      <w:pPr>
        <w:ind w:firstLine="720"/>
        <w:jc w:val="center"/>
        <w:rPr>
          <w:rFonts w:ascii="Arial" w:hAnsi="Arial"/>
          <w:b/>
          <w:sz w:val="36"/>
          <w:rPrChange w:id="487" w:author="Microsoft Word" w:date="2025-11-24T11:47:00Z" w16du:dateUtc="2025-11-24T06:17:00Z">
            <w:rPr>
              <w:sz w:val="28"/>
              <w:szCs w:val="28"/>
            </w:rPr>
          </w:rPrChange>
        </w:rPr>
        <w:pPrChange w:id="488" w:author="Microsoft Word" w:date="2025-11-24T11:47:00Z" w16du:dateUtc="2025-11-24T06:17:00Z">
          <w:pPr>
            <w:ind w:firstLine="720"/>
            <w:jc w:val="both"/>
          </w:pPr>
        </w:pPrChange>
      </w:pPr>
    </w:p>
    <w:p w14:paraId="4A524D86" w14:textId="7C1DA791" w:rsidR="00F324E6" w:rsidRDefault="00F324E6" w:rsidP="00466916">
      <w:pPr>
        <w:ind w:firstLine="720"/>
        <w:jc w:val="center"/>
        <w:rPr>
          <w:rFonts w:ascii="Arial" w:hAnsi="Arial"/>
          <w:b/>
          <w:sz w:val="36"/>
          <w:rPrChange w:id="489" w:author="Microsoft Word" w:date="2025-11-24T11:47:00Z" w16du:dateUtc="2025-11-24T06:17:00Z">
            <w:rPr>
              <w:b/>
              <w:bCs/>
              <w:sz w:val="36"/>
              <w:szCs w:val="36"/>
            </w:rPr>
          </w:rPrChange>
        </w:rPr>
      </w:pPr>
      <w:r>
        <w:rPr>
          <w:rFonts w:ascii="Arial" w:hAnsi="Arial"/>
          <w:b/>
          <w:sz w:val="36"/>
          <w:rPrChange w:id="490" w:author="Microsoft Word" w:date="2025-11-24T11:47:00Z" w16du:dateUtc="2025-11-24T06:17:00Z">
            <w:rPr>
              <w:b/>
              <w:bCs/>
              <w:sz w:val="36"/>
              <w:szCs w:val="36"/>
            </w:rPr>
          </w:rPrChange>
        </w:rPr>
        <w:lastRenderedPageBreak/>
        <w:t>EXPERIMENT</w:t>
      </w:r>
      <w:r w:rsidR="00E33698">
        <w:rPr>
          <w:rFonts w:ascii="Arial" w:hAnsi="Arial"/>
          <w:b/>
          <w:sz w:val="36"/>
          <w:rPrChange w:id="491" w:author="Microsoft Word" w:date="2025-11-24T11:47:00Z" w16du:dateUtc="2025-11-24T06:17:00Z">
            <w:rPr>
              <w:b/>
              <w:bCs/>
              <w:sz w:val="36"/>
              <w:szCs w:val="36"/>
            </w:rPr>
          </w:rPrChange>
        </w:rPr>
        <w:t>:-</w:t>
      </w:r>
      <w:r>
        <w:rPr>
          <w:rFonts w:ascii="Arial" w:hAnsi="Arial"/>
          <w:b/>
          <w:sz w:val="36"/>
          <w:rPrChange w:id="492" w:author="Microsoft Word" w:date="2025-11-24T11:47:00Z" w16du:dateUtc="2025-11-24T06:17:00Z">
            <w:rPr>
              <w:b/>
              <w:bCs/>
              <w:sz w:val="36"/>
              <w:szCs w:val="36"/>
            </w:rPr>
          </w:rPrChange>
        </w:rPr>
        <w:t>5</w:t>
      </w:r>
    </w:p>
    <w:p w14:paraId="731FB632" w14:textId="5274DFA7" w:rsidR="00F324E6" w:rsidRDefault="00F324E6" w:rsidP="00466916">
      <w:pPr>
        <w:jc w:val="both"/>
        <w:rPr>
          <w:rFonts w:ascii="Arial" w:hAnsi="Arial"/>
          <w:b/>
          <w:sz w:val="36"/>
          <w:rPrChange w:id="493" w:author="Microsoft Word" w:date="2025-11-24T11:47:00Z" w16du:dateUtc="2025-11-24T06:17:00Z">
            <w:rPr>
              <w:b/>
              <w:bCs/>
              <w:sz w:val="36"/>
              <w:szCs w:val="36"/>
            </w:rPr>
          </w:rPrChange>
        </w:rPr>
      </w:pPr>
      <w:r>
        <w:rPr>
          <w:rFonts w:ascii="Arial" w:hAnsi="Arial"/>
          <w:b/>
          <w:i/>
          <w:sz w:val="36"/>
          <w:rPrChange w:id="494" w:author="Microsoft Word" w:date="2025-11-24T11:47:00Z" w16du:dateUtc="2025-11-24T06:17:00Z">
            <w:rPr>
              <w:b/>
              <w:bCs/>
              <w:i/>
              <w:iCs/>
              <w:sz w:val="36"/>
              <w:szCs w:val="36"/>
            </w:rPr>
          </w:rPrChange>
        </w:rPr>
        <w:t>Aim:</w:t>
      </w:r>
    </w:p>
    <w:p w14:paraId="06AD0708" w14:textId="77777777" w:rsidR="00F324E6" w:rsidRDefault="00F324E6" w:rsidP="00466916">
      <w:pPr>
        <w:jc w:val="both"/>
        <w:rPr>
          <w:rFonts w:ascii="Arial" w:hAnsi="Arial"/>
          <w:sz w:val="32"/>
          <w:rPrChange w:id="495" w:author="Microsoft Word" w:date="2025-11-24T11:47:00Z" w16du:dateUtc="2025-11-24T06:17:00Z">
            <w:rPr>
              <w:sz w:val="32"/>
              <w:szCs w:val="32"/>
            </w:rPr>
          </w:rPrChange>
        </w:rPr>
      </w:pPr>
      <w:r>
        <w:rPr>
          <w:rFonts w:ascii="Arial" w:hAnsi="Arial"/>
          <w:sz w:val="32"/>
          <w:rPrChange w:id="496" w:author="Microsoft Word" w:date="2025-11-24T11:47:00Z" w16du:dateUtc="2025-11-24T06:17:00Z">
            <w:rPr>
              <w:sz w:val="32"/>
              <w:szCs w:val="32"/>
            </w:rPr>
          </w:rPrChange>
        </w:rPr>
        <w:t>Implement a Linear Regression model on a dataset.</w:t>
      </w:r>
    </w:p>
    <w:p w14:paraId="10542971" w14:textId="77777777" w:rsidR="00F324E6" w:rsidRDefault="00F324E6" w:rsidP="00466916">
      <w:pPr>
        <w:jc w:val="both"/>
        <w:rPr>
          <w:rFonts w:ascii="Arial" w:hAnsi="Arial"/>
          <w:b/>
          <w:i/>
          <w:sz w:val="36"/>
          <w:rPrChange w:id="497" w:author="Microsoft Word" w:date="2025-11-24T11:47:00Z" w16du:dateUtc="2025-11-24T06:17:00Z">
            <w:rPr>
              <w:b/>
              <w:bCs/>
              <w:i/>
              <w:iCs/>
              <w:sz w:val="36"/>
              <w:szCs w:val="36"/>
              <w:u w:val="single"/>
            </w:rPr>
          </w:rPrChange>
        </w:rPr>
      </w:pPr>
      <w:r>
        <w:rPr>
          <w:rFonts w:ascii="Arial" w:hAnsi="Arial"/>
          <w:b/>
          <w:i/>
          <w:sz w:val="36"/>
          <w:rPrChange w:id="498" w:author="Microsoft Word" w:date="2025-11-24T11:47:00Z" w16du:dateUtc="2025-11-24T06:17:00Z">
            <w:rPr>
              <w:b/>
              <w:bCs/>
              <w:i/>
              <w:iCs/>
              <w:sz w:val="36"/>
              <w:szCs w:val="36"/>
              <w:u w:val="single"/>
            </w:rPr>
          </w:rPrChange>
        </w:rPr>
        <w:t>Description:</w:t>
      </w:r>
    </w:p>
    <w:p w14:paraId="07C68715" w14:textId="77777777" w:rsidR="00F324E6" w:rsidRDefault="00F324E6" w:rsidP="00466916">
      <w:pPr>
        <w:ind w:firstLine="720"/>
        <w:jc w:val="both"/>
        <w:rPr>
          <w:rFonts w:ascii="Arial" w:hAnsi="Arial"/>
          <w:sz w:val="32"/>
          <w:rPrChange w:id="499" w:author="Microsoft Word" w:date="2025-11-24T11:47:00Z" w16du:dateUtc="2025-11-24T06:17:00Z">
            <w:rPr>
              <w:sz w:val="32"/>
              <w:szCs w:val="32"/>
            </w:rPr>
          </w:rPrChange>
        </w:rPr>
      </w:pPr>
      <w:r>
        <w:rPr>
          <w:rFonts w:ascii="Arial" w:hAnsi="Arial"/>
          <w:sz w:val="32"/>
          <w:rPrChange w:id="500" w:author="Microsoft Word" w:date="2025-11-24T11:47:00Z" w16du:dateUtc="2025-11-24T06:17:00Z">
            <w:rPr>
              <w:sz w:val="32"/>
              <w:szCs w:val="32"/>
            </w:rPr>
          </w:rPrChange>
        </w:rPr>
        <w:t>This program applies Linear Regression from scikit-learn to the California Housing dataset, which includes features like median income and average rooms to predict house values in $100K units. It splits data into 80% training and 20% testing, fits the model using ordinary least squares, and computes Mean Squared Error (MSE) to quantify prediction error and R² Score to measure explained variance. A scatter plot compares actual versus predicted values, with a 45-degree reference line indicating ideal fit — delivering a complete, efficient regression pipeline for performance evaluation and model validation in machine learning.</w:t>
      </w:r>
    </w:p>
    <w:p w14:paraId="6638EF7E" w14:textId="77777777" w:rsidR="00F324E6" w:rsidRDefault="00F324E6" w:rsidP="00466916">
      <w:pPr>
        <w:jc w:val="both"/>
        <w:rPr>
          <w:rFonts w:ascii="Arial" w:hAnsi="Arial"/>
          <w:b/>
          <w:sz w:val="36"/>
          <w:rPrChange w:id="501" w:author="Microsoft Word" w:date="2025-11-24T11:47:00Z" w16du:dateUtc="2025-11-24T06:17:00Z">
            <w:rPr>
              <w:b/>
              <w:bCs/>
              <w:sz w:val="36"/>
              <w:szCs w:val="36"/>
            </w:rPr>
          </w:rPrChange>
        </w:rPr>
      </w:pPr>
      <w:r>
        <w:rPr>
          <w:rFonts w:ascii="Arial" w:hAnsi="Arial"/>
          <w:b/>
          <w:sz w:val="36"/>
          <w:rPrChange w:id="502" w:author="Microsoft Word" w:date="2025-11-24T11:47:00Z" w16du:dateUtc="2025-11-24T06:17:00Z">
            <w:rPr>
              <w:b/>
              <w:bCs/>
              <w:sz w:val="36"/>
              <w:szCs w:val="36"/>
            </w:rPr>
          </w:rPrChange>
        </w:rPr>
        <w:t>Dataset Link:</w:t>
      </w:r>
    </w:p>
    <w:p w14:paraId="31489DD3" w14:textId="49141D31" w:rsidR="00F324E6" w:rsidRDefault="00F324E6" w:rsidP="00466916">
      <w:pPr>
        <w:jc w:val="both"/>
        <w:rPr>
          <w:rFonts w:ascii="Arial" w:hAnsi="Arial"/>
          <w:sz w:val="32"/>
          <w:rPrChange w:id="503" w:author="Microsoft Word" w:date="2025-11-24T11:47:00Z" w16du:dateUtc="2025-11-24T06:17:00Z">
            <w:rPr>
              <w:sz w:val="32"/>
              <w:szCs w:val="32"/>
            </w:rPr>
          </w:rPrChange>
        </w:rPr>
      </w:pPr>
      <w:r>
        <w:rPr>
          <w:rFonts w:ascii="Arial" w:hAnsi="Arial"/>
          <w:sz w:val="32"/>
          <w:rPrChange w:id="504" w:author="Microsoft Word" w:date="2025-11-24T11:47:00Z" w16du:dateUtc="2025-11-24T06:17:00Z">
            <w:rPr>
              <w:sz w:val="32"/>
              <w:szCs w:val="32"/>
            </w:rPr>
          </w:rPrChange>
        </w:rPr>
        <w:t xml:space="preserve">     Built-in: sklearn.datasets.fetch_california_housing</w:t>
      </w:r>
    </w:p>
    <w:p w14:paraId="49DB7474" w14:textId="77777777" w:rsidR="00F324E6" w:rsidRDefault="00F324E6" w:rsidP="00466916">
      <w:pPr>
        <w:jc w:val="both"/>
        <w:rPr>
          <w:rFonts w:ascii="Arial" w:hAnsi="Arial"/>
          <w:b/>
          <w:sz w:val="36"/>
          <w:rPrChange w:id="505" w:author="Microsoft Word" w:date="2025-11-24T11:47:00Z" w16du:dateUtc="2025-11-24T06:17:00Z">
            <w:rPr>
              <w:b/>
              <w:bCs/>
              <w:sz w:val="36"/>
              <w:szCs w:val="36"/>
            </w:rPr>
          </w:rPrChange>
        </w:rPr>
      </w:pPr>
      <w:r>
        <w:rPr>
          <w:rFonts w:ascii="Arial" w:hAnsi="Arial"/>
          <w:b/>
          <w:sz w:val="36"/>
          <w:rPrChange w:id="506" w:author="Microsoft Word" w:date="2025-11-24T11:47:00Z" w16du:dateUtc="2025-11-24T06:17:00Z">
            <w:rPr>
              <w:b/>
              <w:bCs/>
              <w:sz w:val="36"/>
              <w:szCs w:val="36"/>
            </w:rPr>
          </w:rPrChange>
        </w:rPr>
        <w:t>Program:</w:t>
      </w:r>
    </w:p>
    <w:p w14:paraId="030F66F4" w14:textId="77777777" w:rsidR="00F324E6" w:rsidRDefault="00F324E6" w:rsidP="00466916">
      <w:pPr>
        <w:jc w:val="both"/>
        <w:rPr>
          <w:rFonts w:ascii="Arial" w:hAnsi="Arial"/>
          <w:sz w:val="32"/>
          <w:rPrChange w:id="507" w:author="Microsoft Word" w:date="2025-11-24T11:47:00Z" w16du:dateUtc="2025-11-24T06:17:00Z">
            <w:rPr>
              <w:sz w:val="32"/>
              <w:szCs w:val="32"/>
            </w:rPr>
          </w:rPrChange>
        </w:rPr>
      </w:pPr>
      <w:r>
        <w:rPr>
          <w:rFonts w:ascii="Arial" w:hAnsi="Arial"/>
          <w:sz w:val="32"/>
          <w:rPrChange w:id="508" w:author="Microsoft Word" w:date="2025-11-24T11:47:00Z" w16du:dateUtc="2025-11-24T06:17:00Z">
            <w:rPr>
              <w:sz w:val="32"/>
              <w:szCs w:val="32"/>
            </w:rPr>
          </w:rPrChange>
        </w:rPr>
        <w:t>import numpy as np</w:t>
      </w:r>
    </w:p>
    <w:p w14:paraId="00ED45D5" w14:textId="77777777" w:rsidR="00F324E6" w:rsidRDefault="00F324E6" w:rsidP="00466916">
      <w:pPr>
        <w:jc w:val="both"/>
        <w:rPr>
          <w:rFonts w:ascii="Arial" w:hAnsi="Arial"/>
          <w:sz w:val="32"/>
          <w:rPrChange w:id="509" w:author="Microsoft Word" w:date="2025-11-24T11:47:00Z" w16du:dateUtc="2025-11-24T06:17:00Z">
            <w:rPr>
              <w:sz w:val="32"/>
              <w:szCs w:val="32"/>
            </w:rPr>
          </w:rPrChange>
        </w:rPr>
      </w:pPr>
      <w:r>
        <w:rPr>
          <w:rFonts w:ascii="Arial" w:hAnsi="Arial"/>
          <w:sz w:val="32"/>
          <w:rPrChange w:id="510" w:author="Microsoft Word" w:date="2025-11-24T11:47:00Z" w16du:dateUtc="2025-11-24T06:17:00Z">
            <w:rPr>
              <w:sz w:val="32"/>
              <w:szCs w:val="32"/>
            </w:rPr>
          </w:rPrChange>
        </w:rPr>
        <w:t>import matplotlib.pyplot as plt</w:t>
      </w:r>
    </w:p>
    <w:p w14:paraId="299CAFC9" w14:textId="77777777" w:rsidR="00F324E6" w:rsidRDefault="00F324E6" w:rsidP="00466916">
      <w:pPr>
        <w:jc w:val="both"/>
        <w:rPr>
          <w:rFonts w:ascii="Arial" w:hAnsi="Arial"/>
          <w:sz w:val="32"/>
          <w:rPrChange w:id="511" w:author="Microsoft Word" w:date="2025-11-24T11:47:00Z" w16du:dateUtc="2025-11-24T06:17:00Z">
            <w:rPr>
              <w:sz w:val="32"/>
              <w:szCs w:val="32"/>
            </w:rPr>
          </w:rPrChange>
        </w:rPr>
      </w:pPr>
      <w:r>
        <w:rPr>
          <w:rFonts w:ascii="Arial" w:hAnsi="Arial"/>
          <w:sz w:val="32"/>
          <w:rPrChange w:id="512" w:author="Microsoft Word" w:date="2025-11-24T11:47:00Z" w16du:dateUtc="2025-11-24T06:17:00Z">
            <w:rPr>
              <w:sz w:val="32"/>
              <w:szCs w:val="32"/>
            </w:rPr>
          </w:rPrChange>
        </w:rPr>
        <w:t>from sklearn.datasets import fetch_california_housing</w:t>
      </w:r>
    </w:p>
    <w:p w14:paraId="7B106D5B" w14:textId="77777777" w:rsidR="00F324E6" w:rsidRDefault="00F324E6" w:rsidP="00466916">
      <w:pPr>
        <w:jc w:val="both"/>
        <w:rPr>
          <w:rFonts w:ascii="Arial" w:hAnsi="Arial"/>
          <w:sz w:val="32"/>
          <w:rPrChange w:id="513" w:author="Microsoft Word" w:date="2025-11-24T11:47:00Z" w16du:dateUtc="2025-11-24T06:17:00Z">
            <w:rPr>
              <w:sz w:val="32"/>
              <w:szCs w:val="32"/>
            </w:rPr>
          </w:rPrChange>
        </w:rPr>
      </w:pPr>
      <w:r>
        <w:rPr>
          <w:rFonts w:ascii="Arial" w:hAnsi="Arial"/>
          <w:sz w:val="32"/>
          <w:rPrChange w:id="514" w:author="Microsoft Word" w:date="2025-11-24T11:47:00Z" w16du:dateUtc="2025-11-24T06:17:00Z">
            <w:rPr>
              <w:sz w:val="32"/>
              <w:szCs w:val="32"/>
            </w:rPr>
          </w:rPrChange>
        </w:rPr>
        <w:t>from sklearn.linear_model import LinearRegression</w:t>
      </w:r>
    </w:p>
    <w:p w14:paraId="404023B9" w14:textId="77777777" w:rsidR="00F324E6" w:rsidRDefault="00F324E6" w:rsidP="00466916">
      <w:pPr>
        <w:jc w:val="both"/>
        <w:rPr>
          <w:rFonts w:ascii="Arial" w:hAnsi="Arial"/>
          <w:sz w:val="32"/>
          <w:rPrChange w:id="515" w:author="Microsoft Word" w:date="2025-11-24T11:47:00Z" w16du:dateUtc="2025-11-24T06:17:00Z">
            <w:rPr>
              <w:sz w:val="32"/>
              <w:szCs w:val="32"/>
            </w:rPr>
          </w:rPrChange>
        </w:rPr>
      </w:pPr>
      <w:r>
        <w:rPr>
          <w:rFonts w:ascii="Arial" w:hAnsi="Arial"/>
          <w:sz w:val="32"/>
          <w:rPrChange w:id="516" w:author="Microsoft Word" w:date="2025-11-24T11:47:00Z" w16du:dateUtc="2025-11-24T06:17:00Z">
            <w:rPr>
              <w:sz w:val="32"/>
              <w:szCs w:val="32"/>
            </w:rPr>
          </w:rPrChange>
        </w:rPr>
        <w:t>from sklearn.model_selection import train_test_split</w:t>
      </w:r>
    </w:p>
    <w:p w14:paraId="77A74266" w14:textId="77777777" w:rsidR="00F324E6" w:rsidRDefault="00F324E6" w:rsidP="00466916">
      <w:pPr>
        <w:jc w:val="both"/>
        <w:rPr>
          <w:rFonts w:ascii="Arial" w:hAnsi="Arial"/>
          <w:sz w:val="32"/>
          <w:rPrChange w:id="517" w:author="Microsoft Word" w:date="2025-11-24T11:47:00Z" w16du:dateUtc="2025-11-24T06:17:00Z">
            <w:rPr>
              <w:sz w:val="32"/>
              <w:szCs w:val="32"/>
            </w:rPr>
          </w:rPrChange>
        </w:rPr>
      </w:pPr>
      <w:r>
        <w:rPr>
          <w:rFonts w:ascii="Arial" w:hAnsi="Arial"/>
          <w:sz w:val="32"/>
          <w:rPrChange w:id="518" w:author="Microsoft Word" w:date="2025-11-24T11:47:00Z" w16du:dateUtc="2025-11-24T06:17:00Z">
            <w:rPr>
              <w:sz w:val="32"/>
              <w:szCs w:val="32"/>
            </w:rPr>
          </w:rPrChange>
        </w:rPr>
        <w:t>from sklearn.metrics import mean_squared_error, r2_score</w:t>
      </w:r>
    </w:p>
    <w:p w14:paraId="66AB4D38" w14:textId="77777777" w:rsidR="00F324E6" w:rsidRDefault="00F324E6" w:rsidP="00466916">
      <w:pPr>
        <w:jc w:val="both"/>
        <w:rPr>
          <w:rFonts w:ascii="Arial" w:hAnsi="Arial"/>
          <w:sz w:val="32"/>
          <w:rPrChange w:id="519" w:author="Microsoft Word" w:date="2025-11-24T11:47:00Z" w16du:dateUtc="2025-11-24T06:17:00Z">
            <w:rPr>
              <w:sz w:val="32"/>
              <w:szCs w:val="32"/>
            </w:rPr>
          </w:rPrChange>
        </w:rPr>
      </w:pPr>
      <w:r>
        <w:rPr>
          <w:rFonts w:ascii="Arial" w:hAnsi="Arial"/>
          <w:sz w:val="32"/>
          <w:rPrChange w:id="520" w:author="Microsoft Word" w:date="2025-11-24T11:47:00Z" w16du:dateUtc="2025-11-24T06:17:00Z">
            <w:rPr>
              <w:sz w:val="32"/>
              <w:szCs w:val="32"/>
            </w:rPr>
          </w:rPrChange>
        </w:rPr>
        <w:t># Load dataset</w:t>
      </w:r>
    </w:p>
    <w:p w14:paraId="54BE5B72" w14:textId="77777777" w:rsidR="00F324E6" w:rsidRDefault="00F324E6" w:rsidP="00466916">
      <w:pPr>
        <w:jc w:val="both"/>
        <w:rPr>
          <w:rFonts w:ascii="Arial" w:hAnsi="Arial"/>
          <w:sz w:val="32"/>
          <w:rPrChange w:id="521" w:author="Microsoft Word" w:date="2025-11-24T11:47:00Z" w16du:dateUtc="2025-11-24T06:17:00Z">
            <w:rPr>
              <w:sz w:val="32"/>
              <w:szCs w:val="32"/>
            </w:rPr>
          </w:rPrChange>
        </w:rPr>
      </w:pPr>
      <w:r>
        <w:rPr>
          <w:rFonts w:ascii="Arial" w:hAnsi="Arial"/>
          <w:sz w:val="32"/>
          <w:rPrChange w:id="522" w:author="Microsoft Word" w:date="2025-11-24T11:47:00Z" w16du:dateUtc="2025-11-24T06:17:00Z">
            <w:rPr>
              <w:sz w:val="32"/>
              <w:szCs w:val="32"/>
            </w:rPr>
          </w:rPrChange>
        </w:rPr>
        <w:lastRenderedPageBreak/>
        <w:t>data = fetch_california_housing()</w:t>
      </w:r>
    </w:p>
    <w:p w14:paraId="25C71927" w14:textId="77777777" w:rsidR="00F324E6" w:rsidRDefault="00F324E6" w:rsidP="00466916">
      <w:pPr>
        <w:jc w:val="both"/>
        <w:rPr>
          <w:rFonts w:ascii="Arial" w:hAnsi="Arial"/>
          <w:sz w:val="32"/>
          <w:rPrChange w:id="523" w:author="Microsoft Word" w:date="2025-11-24T11:47:00Z" w16du:dateUtc="2025-11-24T06:17:00Z">
            <w:rPr>
              <w:sz w:val="32"/>
              <w:szCs w:val="32"/>
            </w:rPr>
          </w:rPrChange>
        </w:rPr>
      </w:pPr>
      <w:r>
        <w:rPr>
          <w:rFonts w:ascii="Arial" w:hAnsi="Arial"/>
          <w:sz w:val="32"/>
          <w:rPrChange w:id="524" w:author="Microsoft Word" w:date="2025-11-24T11:47:00Z" w16du:dateUtc="2025-11-24T06:17:00Z">
            <w:rPr>
              <w:sz w:val="32"/>
              <w:szCs w:val="32"/>
            </w:rPr>
          </w:rPrChange>
        </w:rPr>
        <w:t>X, y = data.data, data.target</w:t>
      </w:r>
    </w:p>
    <w:p w14:paraId="621CC6DB" w14:textId="77777777" w:rsidR="00F324E6" w:rsidRDefault="00F324E6" w:rsidP="00466916">
      <w:pPr>
        <w:jc w:val="both"/>
        <w:rPr>
          <w:rFonts w:ascii="Arial" w:hAnsi="Arial"/>
          <w:sz w:val="32"/>
          <w:rPrChange w:id="525" w:author="Microsoft Word" w:date="2025-11-24T11:47:00Z" w16du:dateUtc="2025-11-24T06:17:00Z">
            <w:rPr>
              <w:sz w:val="32"/>
              <w:szCs w:val="32"/>
            </w:rPr>
          </w:rPrChange>
        </w:rPr>
      </w:pPr>
      <w:r>
        <w:rPr>
          <w:rFonts w:ascii="Arial" w:hAnsi="Arial"/>
          <w:sz w:val="32"/>
          <w:rPrChange w:id="526" w:author="Microsoft Word" w:date="2025-11-24T11:47:00Z" w16du:dateUtc="2025-11-24T06:17:00Z">
            <w:rPr>
              <w:sz w:val="32"/>
              <w:szCs w:val="32"/>
            </w:rPr>
          </w:rPrChange>
        </w:rPr>
        <w:t># Train-test split</w:t>
      </w:r>
    </w:p>
    <w:p w14:paraId="0505A9A9" w14:textId="77777777" w:rsidR="00F324E6" w:rsidRDefault="00F324E6" w:rsidP="00466916">
      <w:pPr>
        <w:jc w:val="both"/>
        <w:rPr>
          <w:rFonts w:ascii="Arial" w:hAnsi="Arial"/>
          <w:sz w:val="32"/>
          <w:rPrChange w:id="527" w:author="Microsoft Word" w:date="2025-11-24T11:47:00Z" w16du:dateUtc="2025-11-24T06:17:00Z">
            <w:rPr>
              <w:sz w:val="32"/>
              <w:szCs w:val="32"/>
            </w:rPr>
          </w:rPrChange>
        </w:rPr>
      </w:pPr>
      <w:r>
        <w:rPr>
          <w:rFonts w:ascii="Arial" w:hAnsi="Arial"/>
          <w:sz w:val="32"/>
          <w:rPrChange w:id="528" w:author="Microsoft Word" w:date="2025-11-24T11:47:00Z" w16du:dateUtc="2025-11-24T06:17:00Z">
            <w:rPr>
              <w:sz w:val="32"/>
              <w:szCs w:val="32"/>
            </w:rPr>
          </w:rPrChange>
        </w:rPr>
        <w:t>X_train, X_test, y_train, y_test = train_test_split(</w:t>
      </w:r>
    </w:p>
    <w:p w14:paraId="0D184B02" w14:textId="77777777" w:rsidR="00F324E6" w:rsidRDefault="00F324E6" w:rsidP="00466916">
      <w:pPr>
        <w:jc w:val="both"/>
        <w:rPr>
          <w:rFonts w:ascii="Arial" w:hAnsi="Arial"/>
          <w:sz w:val="32"/>
          <w:rPrChange w:id="529" w:author="Microsoft Word" w:date="2025-11-24T11:47:00Z" w16du:dateUtc="2025-11-24T06:17:00Z">
            <w:rPr>
              <w:sz w:val="32"/>
              <w:szCs w:val="32"/>
            </w:rPr>
          </w:rPrChange>
        </w:rPr>
      </w:pPr>
      <w:r>
        <w:rPr>
          <w:rFonts w:ascii="Arial" w:hAnsi="Arial"/>
          <w:sz w:val="32"/>
          <w:rPrChange w:id="530" w:author="Microsoft Word" w:date="2025-11-24T11:47:00Z" w16du:dateUtc="2025-11-24T06:17:00Z">
            <w:rPr>
              <w:sz w:val="32"/>
              <w:szCs w:val="32"/>
            </w:rPr>
          </w:rPrChange>
        </w:rPr>
        <w:t>X, y, test_size=0.2, random_state=42</w:t>
      </w:r>
    </w:p>
    <w:p w14:paraId="54440E3C" w14:textId="60E00478" w:rsidR="00F324E6" w:rsidRDefault="00F324E6" w:rsidP="00466916">
      <w:pPr>
        <w:jc w:val="both"/>
        <w:rPr>
          <w:rFonts w:ascii="Arial" w:hAnsi="Arial"/>
          <w:sz w:val="32"/>
          <w:rPrChange w:id="531" w:author="Microsoft Word" w:date="2025-11-24T11:47:00Z" w16du:dateUtc="2025-11-24T06:17:00Z">
            <w:rPr>
              <w:sz w:val="32"/>
              <w:szCs w:val="32"/>
            </w:rPr>
          </w:rPrChange>
        </w:rPr>
      </w:pPr>
      <w:r>
        <w:rPr>
          <w:rFonts w:ascii="Arial" w:hAnsi="Arial"/>
          <w:sz w:val="32"/>
          <w:rPrChange w:id="532" w:author="Microsoft Word" w:date="2025-11-24T11:47:00Z" w16du:dateUtc="2025-11-24T06:17:00Z">
            <w:rPr>
              <w:sz w:val="32"/>
              <w:szCs w:val="32"/>
            </w:rPr>
          </w:rPrChange>
        </w:rPr>
        <w:t>)</w:t>
      </w:r>
    </w:p>
    <w:p w14:paraId="51E2E698" w14:textId="77777777" w:rsidR="00F324E6" w:rsidRDefault="00F324E6" w:rsidP="00466916">
      <w:pPr>
        <w:jc w:val="both"/>
        <w:rPr>
          <w:rFonts w:ascii="Arial" w:hAnsi="Arial"/>
          <w:sz w:val="32"/>
          <w:rPrChange w:id="533" w:author="Microsoft Word" w:date="2025-11-24T11:47:00Z" w16du:dateUtc="2025-11-24T06:17:00Z">
            <w:rPr>
              <w:sz w:val="32"/>
              <w:szCs w:val="32"/>
            </w:rPr>
          </w:rPrChange>
        </w:rPr>
      </w:pPr>
      <w:r>
        <w:rPr>
          <w:rFonts w:ascii="Arial" w:hAnsi="Arial"/>
          <w:sz w:val="32"/>
          <w:rPrChange w:id="534" w:author="Microsoft Word" w:date="2025-11-24T11:47:00Z" w16du:dateUtc="2025-11-24T06:17:00Z">
            <w:rPr>
              <w:sz w:val="32"/>
              <w:szCs w:val="32"/>
            </w:rPr>
          </w:rPrChange>
        </w:rPr>
        <w:t># Train model</w:t>
      </w:r>
    </w:p>
    <w:p w14:paraId="08B5240C" w14:textId="77777777" w:rsidR="00F324E6" w:rsidRDefault="00F324E6" w:rsidP="00466916">
      <w:pPr>
        <w:jc w:val="both"/>
        <w:rPr>
          <w:rFonts w:ascii="Arial" w:hAnsi="Arial"/>
          <w:sz w:val="32"/>
          <w:rPrChange w:id="535" w:author="Microsoft Word" w:date="2025-11-24T11:47:00Z" w16du:dateUtc="2025-11-24T06:17:00Z">
            <w:rPr>
              <w:sz w:val="32"/>
              <w:szCs w:val="32"/>
            </w:rPr>
          </w:rPrChange>
        </w:rPr>
      </w:pPr>
      <w:r>
        <w:rPr>
          <w:rFonts w:ascii="Arial" w:hAnsi="Arial"/>
          <w:sz w:val="32"/>
          <w:rPrChange w:id="536" w:author="Microsoft Word" w:date="2025-11-24T11:47:00Z" w16du:dateUtc="2025-11-24T06:17:00Z">
            <w:rPr>
              <w:sz w:val="32"/>
              <w:szCs w:val="32"/>
            </w:rPr>
          </w:rPrChange>
        </w:rPr>
        <w:t>model = LinearRegression()</w:t>
      </w:r>
    </w:p>
    <w:p w14:paraId="28349722" w14:textId="77777777" w:rsidR="00F324E6" w:rsidRDefault="00F324E6" w:rsidP="00466916">
      <w:pPr>
        <w:jc w:val="both"/>
        <w:rPr>
          <w:rFonts w:ascii="Arial" w:hAnsi="Arial"/>
          <w:sz w:val="32"/>
          <w:rPrChange w:id="537" w:author="Microsoft Word" w:date="2025-11-24T11:47:00Z" w16du:dateUtc="2025-11-24T06:17:00Z">
            <w:rPr>
              <w:sz w:val="32"/>
              <w:szCs w:val="32"/>
            </w:rPr>
          </w:rPrChange>
        </w:rPr>
      </w:pPr>
      <w:r>
        <w:rPr>
          <w:rFonts w:ascii="Arial" w:hAnsi="Arial"/>
          <w:sz w:val="32"/>
          <w:rPrChange w:id="538" w:author="Microsoft Word" w:date="2025-11-24T11:47:00Z" w16du:dateUtc="2025-11-24T06:17:00Z">
            <w:rPr>
              <w:sz w:val="32"/>
              <w:szCs w:val="32"/>
            </w:rPr>
          </w:rPrChange>
        </w:rPr>
        <w:t>model.fit(X_train, y_train)</w:t>
      </w:r>
    </w:p>
    <w:p w14:paraId="0496C4BA" w14:textId="77777777" w:rsidR="00F324E6" w:rsidRDefault="00F324E6" w:rsidP="00466916">
      <w:pPr>
        <w:jc w:val="both"/>
        <w:rPr>
          <w:rFonts w:ascii="Arial" w:hAnsi="Arial"/>
          <w:sz w:val="32"/>
          <w:rPrChange w:id="539" w:author="Microsoft Word" w:date="2025-11-24T11:47:00Z" w16du:dateUtc="2025-11-24T06:17:00Z">
            <w:rPr>
              <w:sz w:val="32"/>
              <w:szCs w:val="32"/>
            </w:rPr>
          </w:rPrChange>
        </w:rPr>
      </w:pPr>
      <w:r>
        <w:rPr>
          <w:rFonts w:ascii="Arial" w:hAnsi="Arial"/>
          <w:sz w:val="32"/>
          <w:rPrChange w:id="540" w:author="Microsoft Word" w:date="2025-11-24T11:47:00Z" w16du:dateUtc="2025-11-24T06:17:00Z">
            <w:rPr>
              <w:sz w:val="32"/>
              <w:szCs w:val="32"/>
            </w:rPr>
          </w:rPrChange>
        </w:rPr>
        <w:t># Predict</w:t>
      </w:r>
    </w:p>
    <w:p w14:paraId="2705D117" w14:textId="77777777" w:rsidR="00F324E6" w:rsidRDefault="00F324E6" w:rsidP="00466916">
      <w:pPr>
        <w:jc w:val="both"/>
        <w:rPr>
          <w:rFonts w:ascii="Arial" w:hAnsi="Arial"/>
          <w:sz w:val="32"/>
          <w:rPrChange w:id="541" w:author="Microsoft Word" w:date="2025-11-24T11:47:00Z" w16du:dateUtc="2025-11-24T06:17:00Z">
            <w:rPr>
              <w:sz w:val="32"/>
              <w:szCs w:val="32"/>
            </w:rPr>
          </w:rPrChange>
        </w:rPr>
      </w:pPr>
      <w:r>
        <w:rPr>
          <w:rFonts w:ascii="Arial" w:hAnsi="Arial"/>
          <w:sz w:val="32"/>
          <w:rPrChange w:id="542" w:author="Microsoft Word" w:date="2025-11-24T11:47:00Z" w16du:dateUtc="2025-11-24T06:17:00Z">
            <w:rPr>
              <w:sz w:val="32"/>
              <w:szCs w:val="32"/>
            </w:rPr>
          </w:rPrChange>
        </w:rPr>
        <w:t>y_pred = model.predict(X_test)</w:t>
      </w:r>
    </w:p>
    <w:p w14:paraId="253317B4" w14:textId="77777777" w:rsidR="00F324E6" w:rsidRDefault="00F324E6" w:rsidP="00466916">
      <w:pPr>
        <w:jc w:val="both"/>
        <w:rPr>
          <w:rFonts w:ascii="Arial" w:hAnsi="Arial"/>
          <w:sz w:val="32"/>
          <w:rPrChange w:id="543" w:author="Microsoft Word" w:date="2025-11-24T11:47:00Z" w16du:dateUtc="2025-11-24T06:17:00Z">
            <w:rPr>
              <w:sz w:val="32"/>
              <w:szCs w:val="32"/>
            </w:rPr>
          </w:rPrChange>
        </w:rPr>
      </w:pPr>
      <w:r>
        <w:rPr>
          <w:rFonts w:ascii="Arial" w:hAnsi="Arial"/>
          <w:sz w:val="32"/>
          <w:rPrChange w:id="544" w:author="Microsoft Word" w:date="2025-11-24T11:47:00Z" w16du:dateUtc="2025-11-24T06:17:00Z">
            <w:rPr>
              <w:sz w:val="32"/>
              <w:szCs w:val="32"/>
            </w:rPr>
          </w:rPrChange>
        </w:rPr>
        <w:t># Evaluate</w:t>
      </w:r>
    </w:p>
    <w:p w14:paraId="34211EA5" w14:textId="77777777" w:rsidR="00F324E6" w:rsidRDefault="00F324E6" w:rsidP="00466916">
      <w:pPr>
        <w:jc w:val="both"/>
        <w:rPr>
          <w:rFonts w:ascii="Arial" w:hAnsi="Arial"/>
          <w:sz w:val="32"/>
          <w:rPrChange w:id="545" w:author="Microsoft Word" w:date="2025-11-24T11:47:00Z" w16du:dateUtc="2025-11-24T06:17:00Z">
            <w:rPr>
              <w:sz w:val="32"/>
              <w:szCs w:val="32"/>
            </w:rPr>
          </w:rPrChange>
        </w:rPr>
      </w:pPr>
      <w:r>
        <w:rPr>
          <w:rFonts w:ascii="Arial" w:hAnsi="Arial"/>
          <w:sz w:val="32"/>
          <w:rPrChange w:id="546" w:author="Microsoft Word" w:date="2025-11-24T11:47:00Z" w16du:dateUtc="2025-11-24T06:17:00Z">
            <w:rPr>
              <w:sz w:val="32"/>
              <w:szCs w:val="32"/>
            </w:rPr>
          </w:rPrChange>
        </w:rPr>
        <w:t>mse = mean_squared_error(y_test, y_pred)</w:t>
      </w:r>
    </w:p>
    <w:p w14:paraId="75A17A01" w14:textId="77777777" w:rsidR="00F324E6" w:rsidRDefault="00F324E6" w:rsidP="00466916">
      <w:pPr>
        <w:jc w:val="both"/>
        <w:rPr>
          <w:rFonts w:ascii="Arial" w:hAnsi="Arial"/>
          <w:sz w:val="32"/>
          <w:rPrChange w:id="547" w:author="Microsoft Word" w:date="2025-11-24T11:47:00Z" w16du:dateUtc="2025-11-24T06:17:00Z">
            <w:rPr>
              <w:sz w:val="32"/>
              <w:szCs w:val="32"/>
            </w:rPr>
          </w:rPrChange>
        </w:rPr>
      </w:pPr>
      <w:r>
        <w:rPr>
          <w:rFonts w:ascii="Arial" w:hAnsi="Arial"/>
          <w:sz w:val="32"/>
          <w:rPrChange w:id="548" w:author="Microsoft Word" w:date="2025-11-24T11:47:00Z" w16du:dateUtc="2025-11-24T06:17:00Z">
            <w:rPr>
              <w:sz w:val="32"/>
              <w:szCs w:val="32"/>
            </w:rPr>
          </w:rPrChange>
        </w:rPr>
        <w:t>r2 = r2_score(y_test, y_pred)</w:t>
      </w:r>
    </w:p>
    <w:p w14:paraId="4ED25EF1" w14:textId="77777777" w:rsidR="00F324E6" w:rsidRDefault="00F324E6" w:rsidP="00466916">
      <w:pPr>
        <w:jc w:val="both"/>
        <w:rPr>
          <w:rFonts w:ascii="Arial" w:hAnsi="Arial"/>
          <w:sz w:val="32"/>
          <w:rPrChange w:id="549" w:author="Microsoft Word" w:date="2025-11-24T11:47:00Z" w16du:dateUtc="2025-11-24T06:17:00Z">
            <w:rPr>
              <w:sz w:val="32"/>
              <w:szCs w:val="32"/>
            </w:rPr>
          </w:rPrChange>
        </w:rPr>
      </w:pPr>
      <w:r>
        <w:rPr>
          <w:rFonts w:ascii="Arial" w:hAnsi="Arial"/>
          <w:sz w:val="32"/>
          <w:rPrChange w:id="550" w:author="Microsoft Word" w:date="2025-11-24T11:47:00Z" w16du:dateUtc="2025-11-24T06:17:00Z">
            <w:rPr>
              <w:sz w:val="32"/>
              <w:szCs w:val="32"/>
            </w:rPr>
          </w:rPrChange>
        </w:rPr>
        <w:t>print(f"Mean Squared Error: {mse:.4f}")</w:t>
      </w:r>
    </w:p>
    <w:p w14:paraId="779110A6" w14:textId="77777777" w:rsidR="00F324E6" w:rsidRDefault="00F324E6" w:rsidP="00466916">
      <w:pPr>
        <w:jc w:val="both"/>
        <w:rPr>
          <w:rFonts w:ascii="Arial" w:hAnsi="Arial"/>
          <w:sz w:val="32"/>
          <w:rPrChange w:id="551" w:author="Microsoft Word" w:date="2025-11-24T11:47:00Z" w16du:dateUtc="2025-11-24T06:17:00Z">
            <w:rPr>
              <w:sz w:val="32"/>
              <w:szCs w:val="32"/>
            </w:rPr>
          </w:rPrChange>
        </w:rPr>
      </w:pPr>
      <w:r>
        <w:rPr>
          <w:rFonts w:ascii="Arial" w:hAnsi="Arial"/>
          <w:sz w:val="32"/>
          <w:rPrChange w:id="552" w:author="Microsoft Word" w:date="2025-11-24T11:47:00Z" w16du:dateUtc="2025-11-24T06:17:00Z">
            <w:rPr>
              <w:sz w:val="32"/>
              <w:szCs w:val="32"/>
            </w:rPr>
          </w:rPrChange>
        </w:rPr>
        <w:t>print(f"R² Score: {r2:.4f}")</w:t>
      </w:r>
    </w:p>
    <w:p w14:paraId="1338ACFD" w14:textId="77777777" w:rsidR="00F324E6" w:rsidRDefault="00F324E6" w:rsidP="00466916">
      <w:pPr>
        <w:jc w:val="both"/>
        <w:rPr>
          <w:rFonts w:ascii="Arial" w:hAnsi="Arial"/>
          <w:sz w:val="32"/>
          <w:rPrChange w:id="553" w:author="Microsoft Word" w:date="2025-11-24T11:47:00Z" w16du:dateUtc="2025-11-24T06:17:00Z">
            <w:rPr>
              <w:sz w:val="32"/>
              <w:szCs w:val="32"/>
            </w:rPr>
          </w:rPrChange>
        </w:rPr>
      </w:pPr>
      <w:r>
        <w:rPr>
          <w:rFonts w:ascii="Arial" w:hAnsi="Arial"/>
          <w:sz w:val="32"/>
          <w:rPrChange w:id="554" w:author="Microsoft Word" w:date="2025-11-24T11:47:00Z" w16du:dateUtc="2025-11-24T06:17:00Z">
            <w:rPr>
              <w:sz w:val="32"/>
              <w:szCs w:val="32"/>
            </w:rPr>
          </w:rPrChange>
        </w:rPr>
        <w:t># Plot: Actual vs Predicted</w:t>
      </w:r>
    </w:p>
    <w:p w14:paraId="005122FB" w14:textId="77777777" w:rsidR="00F324E6" w:rsidRDefault="00F324E6" w:rsidP="00466916">
      <w:pPr>
        <w:jc w:val="both"/>
        <w:rPr>
          <w:rFonts w:ascii="Arial" w:hAnsi="Arial"/>
          <w:sz w:val="32"/>
          <w:rPrChange w:id="555" w:author="Microsoft Word" w:date="2025-11-24T11:47:00Z" w16du:dateUtc="2025-11-24T06:17:00Z">
            <w:rPr>
              <w:sz w:val="32"/>
              <w:szCs w:val="32"/>
            </w:rPr>
          </w:rPrChange>
        </w:rPr>
      </w:pPr>
      <w:r>
        <w:rPr>
          <w:rFonts w:ascii="Arial" w:hAnsi="Arial"/>
          <w:sz w:val="32"/>
          <w:rPrChange w:id="556" w:author="Microsoft Word" w:date="2025-11-24T11:47:00Z" w16du:dateUtc="2025-11-24T06:17:00Z">
            <w:rPr>
              <w:sz w:val="32"/>
              <w:szCs w:val="32"/>
            </w:rPr>
          </w:rPrChange>
        </w:rPr>
        <w:t>plt.figure(figsize=(7, 5))</w:t>
      </w:r>
    </w:p>
    <w:p w14:paraId="43B7AC15" w14:textId="77777777" w:rsidR="00F324E6" w:rsidRDefault="00F324E6" w:rsidP="00466916">
      <w:pPr>
        <w:jc w:val="both"/>
        <w:rPr>
          <w:rFonts w:ascii="Arial" w:hAnsi="Arial"/>
          <w:sz w:val="32"/>
          <w:rPrChange w:id="557" w:author="Microsoft Word" w:date="2025-11-24T11:47:00Z" w16du:dateUtc="2025-11-24T06:17:00Z">
            <w:rPr>
              <w:sz w:val="32"/>
              <w:szCs w:val="32"/>
            </w:rPr>
          </w:rPrChange>
        </w:rPr>
      </w:pPr>
      <w:r>
        <w:rPr>
          <w:rFonts w:ascii="Arial" w:hAnsi="Arial"/>
          <w:sz w:val="32"/>
          <w:rPrChange w:id="558" w:author="Microsoft Word" w:date="2025-11-24T11:47:00Z" w16du:dateUtc="2025-11-24T06:17:00Z">
            <w:rPr>
              <w:sz w:val="32"/>
              <w:szCs w:val="32"/>
            </w:rPr>
          </w:rPrChange>
        </w:rPr>
        <w:t>plt.scatter(y_test, y_pred, alpha=0.6, color='blue')</w:t>
      </w:r>
    </w:p>
    <w:p w14:paraId="7851849C" w14:textId="77777777" w:rsidR="00F324E6" w:rsidRDefault="00F324E6" w:rsidP="00466916">
      <w:pPr>
        <w:jc w:val="both"/>
        <w:rPr>
          <w:rFonts w:ascii="Arial" w:hAnsi="Arial"/>
          <w:sz w:val="32"/>
          <w:rPrChange w:id="559" w:author="Microsoft Word" w:date="2025-11-24T11:47:00Z" w16du:dateUtc="2025-11-24T06:17:00Z">
            <w:rPr>
              <w:sz w:val="32"/>
              <w:szCs w:val="32"/>
            </w:rPr>
          </w:rPrChange>
        </w:rPr>
      </w:pPr>
      <w:r>
        <w:rPr>
          <w:rFonts w:ascii="Arial" w:hAnsi="Arial"/>
          <w:sz w:val="32"/>
          <w:rPrChange w:id="560" w:author="Microsoft Word" w:date="2025-11-24T11:47:00Z" w16du:dateUtc="2025-11-24T06:17:00Z">
            <w:rPr>
              <w:sz w:val="32"/>
              <w:szCs w:val="32"/>
            </w:rPr>
          </w:rPrChange>
        </w:rPr>
        <w:t>plt.plot([y.min(), y.max()], [y.min(), y.max()], 'r--', lw=2)</w:t>
      </w:r>
    </w:p>
    <w:p w14:paraId="6A593ADF" w14:textId="77777777" w:rsidR="00F324E6" w:rsidRDefault="00F324E6" w:rsidP="00466916">
      <w:pPr>
        <w:jc w:val="both"/>
        <w:rPr>
          <w:rFonts w:ascii="Arial" w:hAnsi="Arial"/>
          <w:sz w:val="32"/>
          <w:rPrChange w:id="561" w:author="Microsoft Word" w:date="2025-11-24T11:47:00Z" w16du:dateUtc="2025-11-24T06:17:00Z">
            <w:rPr>
              <w:sz w:val="32"/>
              <w:szCs w:val="32"/>
            </w:rPr>
          </w:rPrChange>
        </w:rPr>
      </w:pPr>
      <w:r>
        <w:rPr>
          <w:rFonts w:ascii="Arial" w:hAnsi="Arial"/>
          <w:sz w:val="32"/>
          <w:rPrChange w:id="562" w:author="Microsoft Word" w:date="2025-11-24T11:47:00Z" w16du:dateUtc="2025-11-24T06:17:00Z">
            <w:rPr>
              <w:sz w:val="32"/>
              <w:szCs w:val="32"/>
            </w:rPr>
          </w:rPrChange>
        </w:rPr>
        <w:t>plt.title('Linear Regression: Actual vs Predicted')</w:t>
      </w:r>
    </w:p>
    <w:p w14:paraId="7C3473EB" w14:textId="77777777" w:rsidR="00F324E6" w:rsidRDefault="00F324E6" w:rsidP="00466916">
      <w:pPr>
        <w:jc w:val="both"/>
        <w:rPr>
          <w:rFonts w:ascii="Arial" w:hAnsi="Arial"/>
          <w:sz w:val="32"/>
          <w:rPrChange w:id="563" w:author="Microsoft Word" w:date="2025-11-24T11:47:00Z" w16du:dateUtc="2025-11-24T06:17:00Z">
            <w:rPr>
              <w:sz w:val="32"/>
              <w:szCs w:val="32"/>
            </w:rPr>
          </w:rPrChange>
        </w:rPr>
      </w:pPr>
      <w:r>
        <w:rPr>
          <w:rFonts w:ascii="Arial" w:hAnsi="Arial"/>
          <w:sz w:val="32"/>
          <w:rPrChange w:id="564" w:author="Microsoft Word" w:date="2025-11-24T11:47:00Z" w16du:dateUtc="2025-11-24T06:17:00Z">
            <w:rPr>
              <w:sz w:val="32"/>
              <w:szCs w:val="32"/>
            </w:rPr>
          </w:rPrChange>
        </w:rPr>
        <w:t>plt.xlabel('Actual House Value ($100K)')</w:t>
      </w:r>
    </w:p>
    <w:p w14:paraId="035008B1" w14:textId="77777777" w:rsidR="00F324E6" w:rsidRDefault="00F324E6" w:rsidP="00466916">
      <w:pPr>
        <w:jc w:val="both"/>
        <w:rPr>
          <w:rFonts w:ascii="Arial" w:hAnsi="Arial"/>
          <w:sz w:val="32"/>
          <w:rPrChange w:id="565" w:author="Microsoft Word" w:date="2025-11-24T11:47:00Z" w16du:dateUtc="2025-11-24T06:17:00Z">
            <w:rPr>
              <w:sz w:val="32"/>
              <w:szCs w:val="32"/>
            </w:rPr>
          </w:rPrChange>
        </w:rPr>
      </w:pPr>
      <w:r>
        <w:rPr>
          <w:rFonts w:ascii="Arial" w:hAnsi="Arial"/>
          <w:sz w:val="32"/>
          <w:rPrChange w:id="566" w:author="Microsoft Word" w:date="2025-11-24T11:47:00Z" w16du:dateUtc="2025-11-24T06:17:00Z">
            <w:rPr>
              <w:sz w:val="32"/>
              <w:szCs w:val="32"/>
            </w:rPr>
          </w:rPrChange>
        </w:rPr>
        <w:lastRenderedPageBreak/>
        <w:t>plt.ylabel('Predicted House Value ($100K)')</w:t>
      </w:r>
    </w:p>
    <w:p w14:paraId="306A2DC4" w14:textId="77777777" w:rsidR="00F324E6" w:rsidRDefault="00F324E6" w:rsidP="00466916">
      <w:pPr>
        <w:jc w:val="both"/>
        <w:rPr>
          <w:rFonts w:ascii="Arial" w:hAnsi="Arial"/>
          <w:sz w:val="32"/>
          <w:rPrChange w:id="567" w:author="Microsoft Word" w:date="2025-11-24T11:47:00Z" w16du:dateUtc="2025-11-24T06:17:00Z">
            <w:rPr>
              <w:sz w:val="32"/>
              <w:szCs w:val="32"/>
            </w:rPr>
          </w:rPrChange>
        </w:rPr>
      </w:pPr>
      <w:r>
        <w:rPr>
          <w:rFonts w:ascii="Arial" w:hAnsi="Arial"/>
          <w:sz w:val="32"/>
          <w:rPrChange w:id="568" w:author="Microsoft Word" w:date="2025-11-24T11:47:00Z" w16du:dateUtc="2025-11-24T06:17:00Z">
            <w:rPr>
              <w:sz w:val="32"/>
              <w:szCs w:val="32"/>
            </w:rPr>
          </w:rPrChange>
        </w:rPr>
        <w:t>plt.grid(True, alpha=0.3)</w:t>
      </w:r>
    </w:p>
    <w:p w14:paraId="746A8C46" w14:textId="77777777" w:rsidR="00F324E6" w:rsidRDefault="00F324E6" w:rsidP="00466916">
      <w:pPr>
        <w:jc w:val="both"/>
        <w:rPr>
          <w:rFonts w:ascii="Arial" w:hAnsi="Arial"/>
          <w:sz w:val="32"/>
          <w:rPrChange w:id="569" w:author="Microsoft Word" w:date="2025-11-24T11:47:00Z" w16du:dateUtc="2025-11-24T06:17:00Z">
            <w:rPr>
              <w:sz w:val="32"/>
              <w:szCs w:val="32"/>
            </w:rPr>
          </w:rPrChange>
        </w:rPr>
      </w:pPr>
      <w:r>
        <w:rPr>
          <w:rFonts w:ascii="Arial" w:hAnsi="Arial"/>
          <w:sz w:val="32"/>
          <w:rPrChange w:id="570" w:author="Microsoft Word" w:date="2025-11-24T11:47:00Z" w16du:dateUtc="2025-11-24T06:17:00Z">
            <w:rPr>
              <w:sz w:val="32"/>
              <w:szCs w:val="32"/>
            </w:rPr>
          </w:rPrChange>
        </w:rPr>
        <w:t>plt.tight_layout()</w:t>
      </w:r>
    </w:p>
    <w:p w14:paraId="369442A1" w14:textId="77777777" w:rsidR="00F324E6" w:rsidRDefault="00F324E6" w:rsidP="00466916">
      <w:pPr>
        <w:jc w:val="both"/>
        <w:rPr>
          <w:rFonts w:ascii="Arial" w:hAnsi="Arial"/>
          <w:sz w:val="32"/>
          <w:rPrChange w:id="571" w:author="Microsoft Word" w:date="2025-11-24T11:47:00Z" w16du:dateUtc="2025-11-24T06:17:00Z">
            <w:rPr>
              <w:sz w:val="32"/>
              <w:szCs w:val="32"/>
            </w:rPr>
          </w:rPrChange>
        </w:rPr>
      </w:pPr>
      <w:r>
        <w:rPr>
          <w:rFonts w:ascii="Arial" w:hAnsi="Arial"/>
          <w:sz w:val="32"/>
          <w:rPrChange w:id="572" w:author="Microsoft Word" w:date="2025-11-24T11:47:00Z" w16du:dateUtc="2025-11-24T06:17:00Z">
            <w:rPr>
              <w:sz w:val="32"/>
              <w:szCs w:val="32"/>
            </w:rPr>
          </w:rPrChange>
        </w:rPr>
        <w:t>plt.show()</w:t>
      </w:r>
    </w:p>
    <w:p w14:paraId="63DA3D95" w14:textId="77777777" w:rsidR="00751083" w:rsidRDefault="00751083">
      <w:pPr>
        <w:jc w:val="both"/>
        <w:rPr>
          <w:del w:id="573" w:author="Microsoft Word" w:date="2025-11-24T11:47:00Z" w16du:dateUtc="2025-11-24T06:17:00Z"/>
          <w:rFonts w:ascii="Arial" w:hAnsi="Arial" w:cs="Arial"/>
          <w:b/>
          <w:bCs/>
          <w:i/>
          <w:iCs/>
          <w:sz w:val="36"/>
          <w:szCs w:val="36"/>
        </w:rPr>
      </w:pPr>
    </w:p>
    <w:p w14:paraId="17C414A2" w14:textId="77777777" w:rsidR="00E33698" w:rsidRDefault="00E33698" w:rsidP="00466916">
      <w:pPr>
        <w:jc w:val="both"/>
        <w:rPr>
          <w:rFonts w:ascii="Arial" w:hAnsi="Arial"/>
          <w:sz w:val="32"/>
          <w:rPrChange w:id="574" w:author="Microsoft Word" w:date="2025-11-24T11:47:00Z" w16du:dateUtc="2025-11-24T06:17:00Z">
            <w:rPr>
              <w:sz w:val="32"/>
              <w:szCs w:val="32"/>
            </w:rPr>
          </w:rPrChange>
        </w:rPr>
      </w:pPr>
      <w:r>
        <w:rPr>
          <w:rFonts w:ascii="Arial" w:hAnsi="Arial"/>
          <w:b/>
          <w:i/>
          <w:sz w:val="36"/>
          <w:rPrChange w:id="575" w:author="Microsoft Word" w:date="2025-11-24T11:47:00Z" w16du:dateUtc="2025-11-24T06:17:00Z">
            <w:rPr>
              <w:b/>
              <w:bCs/>
              <w:i/>
              <w:iCs/>
              <w:sz w:val="36"/>
              <w:szCs w:val="36"/>
            </w:rPr>
          </w:rPrChange>
        </w:rPr>
        <w:t>Output :</w:t>
      </w:r>
    </w:p>
    <w:p w14:paraId="4D532311" w14:textId="77777777" w:rsidR="00E33698" w:rsidRDefault="00E33698" w:rsidP="00466916">
      <w:pPr>
        <w:jc w:val="both"/>
        <w:rPr>
          <w:rFonts w:ascii="Arial" w:hAnsi="Arial"/>
          <w:sz w:val="32"/>
          <w:rPrChange w:id="576" w:author="Microsoft Word" w:date="2025-11-24T11:47:00Z" w16du:dateUtc="2025-11-24T06:17:00Z">
            <w:rPr>
              <w:sz w:val="32"/>
              <w:szCs w:val="32"/>
            </w:rPr>
          </w:rPrChange>
        </w:rPr>
      </w:pPr>
    </w:p>
    <w:p w14:paraId="46795625" w14:textId="77777777" w:rsidR="00751083" w:rsidRDefault="00000000">
      <w:pPr>
        <w:jc w:val="both"/>
        <w:rPr>
          <w:del w:id="577" w:author="Microsoft Word" w:date="2025-11-24T11:47:00Z" w16du:dateUtc="2025-11-24T06:17:00Z"/>
          <w:rFonts w:ascii="Arial" w:hAnsi="Arial" w:cs="Arial"/>
          <w:sz w:val="32"/>
          <w:szCs w:val="32"/>
        </w:rPr>
      </w:pPr>
      <w:del w:id="578" w:author="Microsoft Word" w:date="2025-11-24T11:47:00Z" w16du:dateUtc="2025-11-24T06:17:00Z">
        <w:r>
          <w:rPr>
            <w:rFonts w:ascii="Arial" w:hAnsi="Arial" w:cs="Arial"/>
            <w:noProof/>
            <w:sz w:val="32"/>
            <w:szCs w:val="32"/>
          </w:rPr>
          <w:drawing>
            <wp:inline distT="0" distB="0" distL="0" distR="0" wp14:anchorId="3E5060CC" wp14:editId="2C9E3C37">
              <wp:extent cx="5731510" cy="4017010"/>
              <wp:effectExtent l="0" t="0" r="2540" b="2540"/>
              <wp:docPr id="8437240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41832" name="Picture 1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4017010"/>
                      </a:xfrm>
                      <a:prstGeom prst="rect">
                        <a:avLst/>
                      </a:prstGeom>
                    </pic:spPr>
                  </pic:pic>
                </a:graphicData>
              </a:graphic>
            </wp:inline>
          </w:drawing>
        </w:r>
        <w:r>
          <w:rPr>
            <w:rFonts w:ascii="Arial" w:hAnsi="Arial" w:cs="Arial"/>
            <w:sz w:val="32"/>
            <w:szCs w:val="32"/>
          </w:rPr>
          <w:delText xml:space="preserve"> </w:delText>
        </w:r>
      </w:del>
    </w:p>
    <w:p w14:paraId="70CCF539" w14:textId="37EA9B30" w:rsidR="00F324E6" w:rsidRPr="00F324E6" w:rsidRDefault="00000000" w:rsidP="00466916">
      <w:pPr>
        <w:jc w:val="both"/>
        <w:rPr>
          <w:ins w:id="579" w:author="Microsoft Word" w:date="2025-11-24T11:47:00Z" w16du:dateUtc="2025-11-24T06:17:00Z"/>
          <w:sz w:val="32"/>
          <w:szCs w:val="32"/>
        </w:rPr>
      </w:pPr>
      <w:del w:id="580" w:author="Microsoft Word" w:date="2025-11-24T11:47:00Z" w16du:dateUtc="2025-11-24T06:17:00Z">
        <w:r>
          <w:rPr>
            <w:rFonts w:ascii="Arial" w:hAnsi="Arial" w:cs="Arial"/>
            <w:sz w:val="32"/>
            <w:szCs w:val="32"/>
          </w:rPr>
          <w:delText xml:space="preserve"> </w:delText>
        </w:r>
      </w:del>
      <w:ins w:id="581" w:author="Microsoft Word" w:date="2025-11-24T11:47:00Z" w16du:dateUtc="2025-11-24T06:17:00Z">
        <w:r w:rsidR="00E33698">
          <w:rPr>
            <w:noProof/>
            <w:sz w:val="32"/>
            <w:szCs w:val="32"/>
          </w:rPr>
          <w:drawing>
            <wp:inline distT="0" distB="0" distL="0" distR="0" wp14:anchorId="1E409382" wp14:editId="79CBCF6E">
              <wp:extent cx="5731510" cy="4017010"/>
              <wp:effectExtent l="0" t="0" r="2540" b="2540"/>
              <wp:docPr id="17937418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41832" name="Picture 1793741832"/>
                      <pic:cNvPicPr/>
                    </pic:nvPicPr>
                    <pic:blipFill>
                      <a:blip r:embed="rId11">
                        <a:extLst>
                          <a:ext uri="{28A0092B-C50C-407E-A947-70E740481C1C}">
                            <a14:useLocalDpi xmlns:a14="http://schemas.microsoft.com/office/drawing/2010/main" val="0"/>
                          </a:ext>
                        </a:extLst>
                      </a:blip>
                      <a:stretch>
                        <a:fillRect/>
                      </a:stretch>
                    </pic:blipFill>
                    <pic:spPr>
                      <a:xfrm>
                        <a:off x="0" y="0"/>
                        <a:ext cx="5731510" cy="4017010"/>
                      </a:xfrm>
                      <a:prstGeom prst="rect">
                        <a:avLst/>
                      </a:prstGeom>
                    </pic:spPr>
                  </pic:pic>
                </a:graphicData>
              </a:graphic>
            </wp:inline>
          </w:drawing>
        </w:r>
        <w:r w:rsidR="00F324E6" w:rsidRPr="00F324E6">
          <w:rPr>
            <w:sz w:val="32"/>
            <w:szCs w:val="32"/>
          </w:rPr>
          <w:t xml:space="preserve"> </w:t>
        </w:r>
      </w:ins>
    </w:p>
    <w:p w14:paraId="01E88AA4" w14:textId="77777777" w:rsidR="00F324E6" w:rsidRDefault="00F324E6" w:rsidP="00466916">
      <w:pPr>
        <w:ind w:firstLine="720"/>
        <w:jc w:val="both"/>
        <w:rPr>
          <w:ins w:id="582" w:author="Microsoft Word" w:date="2025-11-24T11:47:00Z" w16du:dateUtc="2025-11-24T06:17:00Z"/>
          <w:sz w:val="32"/>
          <w:szCs w:val="32"/>
        </w:rPr>
      </w:pPr>
      <w:ins w:id="583" w:author="Microsoft Word" w:date="2025-11-24T11:47:00Z" w16du:dateUtc="2025-11-24T06:17:00Z">
        <w:r w:rsidRPr="00F324E6">
          <w:rPr>
            <w:sz w:val="32"/>
            <w:szCs w:val="32"/>
          </w:rPr>
          <w:t xml:space="preserve"> </w:t>
        </w:r>
      </w:ins>
    </w:p>
    <w:p w14:paraId="5F7CAAD4" w14:textId="77777777" w:rsidR="00E33698" w:rsidRDefault="00E33698" w:rsidP="00466916">
      <w:pPr>
        <w:ind w:firstLine="720"/>
        <w:jc w:val="both"/>
        <w:rPr>
          <w:rFonts w:ascii="Arial" w:hAnsi="Arial"/>
          <w:sz w:val="32"/>
          <w:rPrChange w:id="584" w:author="Microsoft Word" w:date="2025-11-24T11:47:00Z" w16du:dateUtc="2025-11-24T06:17:00Z">
            <w:rPr>
              <w:sz w:val="32"/>
              <w:szCs w:val="32"/>
            </w:rPr>
          </w:rPrChange>
        </w:rPr>
      </w:pPr>
    </w:p>
    <w:p w14:paraId="773F696B" w14:textId="77777777" w:rsidR="00E33698" w:rsidRDefault="00E33698" w:rsidP="00466916">
      <w:pPr>
        <w:ind w:firstLine="720"/>
        <w:jc w:val="both"/>
        <w:rPr>
          <w:rFonts w:ascii="Arial" w:hAnsi="Arial"/>
          <w:sz w:val="32"/>
          <w:rPrChange w:id="585" w:author="Microsoft Word" w:date="2025-11-24T11:47:00Z" w16du:dateUtc="2025-11-24T06:17:00Z">
            <w:rPr>
              <w:sz w:val="32"/>
              <w:szCs w:val="32"/>
            </w:rPr>
          </w:rPrChange>
        </w:rPr>
      </w:pPr>
    </w:p>
    <w:p w14:paraId="0C154284" w14:textId="77777777" w:rsidR="00E33698" w:rsidRDefault="00E33698" w:rsidP="00466916">
      <w:pPr>
        <w:ind w:firstLine="720"/>
        <w:jc w:val="both"/>
        <w:rPr>
          <w:rFonts w:ascii="Arial" w:hAnsi="Arial"/>
          <w:sz w:val="32"/>
          <w:rPrChange w:id="586" w:author="Microsoft Word" w:date="2025-11-24T11:47:00Z" w16du:dateUtc="2025-11-24T06:17:00Z">
            <w:rPr>
              <w:sz w:val="32"/>
              <w:szCs w:val="32"/>
            </w:rPr>
          </w:rPrChange>
        </w:rPr>
      </w:pPr>
    </w:p>
    <w:p w14:paraId="12A07896" w14:textId="77777777" w:rsidR="00485113" w:rsidRDefault="00485113">
      <w:pPr>
        <w:ind w:firstLine="720"/>
        <w:jc w:val="both"/>
        <w:rPr>
          <w:rFonts w:ascii="Arial" w:hAnsi="Arial"/>
          <w:sz w:val="32"/>
          <w:rPrChange w:id="587" w:author="Microsoft Word" w:date="2025-11-24T11:47:00Z" w16du:dateUtc="2025-11-24T06:17:00Z">
            <w:rPr>
              <w:sz w:val="32"/>
              <w:szCs w:val="32"/>
            </w:rPr>
          </w:rPrChange>
        </w:rPr>
        <w:pPrChange w:id="588" w:author="Microsoft Word" w:date="2025-11-24T11:47:00Z" w16du:dateUtc="2025-11-24T06:17:00Z">
          <w:pPr>
            <w:jc w:val="both"/>
          </w:pPr>
        </w:pPrChange>
      </w:pPr>
    </w:p>
    <w:p w14:paraId="1BDC2A89" w14:textId="77777777" w:rsidR="00466916" w:rsidRDefault="00466916" w:rsidP="00466916">
      <w:pPr>
        <w:jc w:val="both"/>
        <w:rPr>
          <w:rFonts w:ascii="Arial" w:hAnsi="Arial"/>
          <w:b/>
          <w:sz w:val="36"/>
          <w:rPrChange w:id="589" w:author="Microsoft Word" w:date="2025-11-24T11:47:00Z" w16du:dateUtc="2025-11-24T06:17:00Z">
            <w:rPr>
              <w:b/>
              <w:bCs/>
              <w:sz w:val="36"/>
              <w:szCs w:val="36"/>
            </w:rPr>
          </w:rPrChange>
        </w:rPr>
      </w:pPr>
    </w:p>
    <w:p w14:paraId="6E8E44CD" w14:textId="006E205C" w:rsidR="00E33698" w:rsidRDefault="00E33698" w:rsidP="00466916">
      <w:pPr>
        <w:jc w:val="center"/>
        <w:rPr>
          <w:rFonts w:ascii="Arial" w:hAnsi="Arial"/>
          <w:b/>
          <w:sz w:val="36"/>
          <w:rPrChange w:id="590" w:author="Microsoft Word" w:date="2025-11-24T11:47:00Z" w16du:dateUtc="2025-11-24T06:17:00Z">
            <w:rPr>
              <w:b/>
              <w:bCs/>
              <w:sz w:val="36"/>
              <w:szCs w:val="36"/>
            </w:rPr>
          </w:rPrChange>
        </w:rPr>
      </w:pPr>
      <w:r>
        <w:rPr>
          <w:rFonts w:ascii="Arial" w:hAnsi="Arial"/>
          <w:b/>
          <w:sz w:val="36"/>
          <w:rPrChange w:id="591" w:author="Microsoft Word" w:date="2025-11-24T11:47:00Z" w16du:dateUtc="2025-11-24T06:17:00Z">
            <w:rPr>
              <w:b/>
              <w:bCs/>
              <w:sz w:val="36"/>
              <w:szCs w:val="36"/>
            </w:rPr>
          </w:rPrChange>
        </w:rPr>
        <w:lastRenderedPageBreak/>
        <w:t>EXPERIMENT:-6</w:t>
      </w:r>
    </w:p>
    <w:p w14:paraId="2D176B83" w14:textId="77777777" w:rsidR="00E33698" w:rsidRDefault="00E33698" w:rsidP="00466916">
      <w:pPr>
        <w:jc w:val="both"/>
        <w:rPr>
          <w:rFonts w:ascii="Arial" w:hAnsi="Arial"/>
          <w:b/>
          <w:i/>
          <w:sz w:val="36"/>
          <w:u w:val="single"/>
          <w:rPrChange w:id="592" w:author="Microsoft Word" w:date="2025-11-24T11:47:00Z" w16du:dateUtc="2025-11-24T06:17:00Z">
            <w:rPr>
              <w:b/>
              <w:bCs/>
              <w:i/>
              <w:sz w:val="36"/>
              <w:szCs w:val="36"/>
              <w:u w:val="single"/>
            </w:rPr>
          </w:rPrChange>
        </w:rPr>
      </w:pPr>
      <w:r>
        <w:rPr>
          <w:rFonts w:ascii="Arial" w:hAnsi="Arial"/>
          <w:b/>
          <w:i/>
          <w:sz w:val="36"/>
          <w:rPrChange w:id="593" w:author="Microsoft Word" w:date="2025-11-24T11:47:00Z" w16du:dateUtc="2025-11-24T06:17:00Z">
            <w:rPr>
              <w:b/>
              <w:bCs/>
              <w:i/>
              <w:sz w:val="36"/>
              <w:szCs w:val="36"/>
              <w:u w:val="single"/>
            </w:rPr>
          </w:rPrChange>
        </w:rPr>
        <w:t>Aim:</w:t>
      </w:r>
    </w:p>
    <w:p w14:paraId="69EF1C5D" w14:textId="77777777" w:rsidR="00A919AB" w:rsidRDefault="00A919AB" w:rsidP="00466916">
      <w:pPr>
        <w:jc w:val="both"/>
        <w:rPr>
          <w:rFonts w:ascii="Arial" w:hAnsi="Arial"/>
          <w:sz w:val="32"/>
          <w:rPrChange w:id="594" w:author="Microsoft Word" w:date="2025-11-24T11:47:00Z" w16du:dateUtc="2025-11-24T06:17:00Z">
            <w:rPr>
              <w:iCs/>
              <w:sz w:val="32"/>
              <w:szCs w:val="32"/>
              <w:u w:val="single"/>
            </w:rPr>
          </w:rPrChange>
        </w:rPr>
      </w:pPr>
      <w:r>
        <w:rPr>
          <w:rFonts w:ascii="Arial" w:hAnsi="Arial"/>
          <w:sz w:val="32"/>
          <w:rPrChange w:id="595" w:author="Microsoft Word" w:date="2025-11-24T11:47:00Z" w16du:dateUtc="2025-11-24T06:17:00Z">
            <w:rPr>
              <w:iCs/>
              <w:sz w:val="32"/>
              <w:szCs w:val="32"/>
              <w:u w:val="single"/>
            </w:rPr>
          </w:rPrChange>
        </w:rPr>
        <w:t>Implement and evaluate a Logistic Regression model for classification.</w:t>
      </w:r>
    </w:p>
    <w:p w14:paraId="4AF34925" w14:textId="77777777" w:rsidR="00E33698" w:rsidRDefault="00E33698" w:rsidP="00466916">
      <w:pPr>
        <w:jc w:val="both"/>
        <w:rPr>
          <w:rFonts w:ascii="Arial" w:hAnsi="Arial"/>
          <w:b/>
          <w:i/>
          <w:sz w:val="36"/>
          <w:u w:val="single"/>
          <w:rPrChange w:id="596" w:author="Microsoft Word" w:date="2025-11-24T11:47:00Z" w16du:dateUtc="2025-11-24T06:17:00Z">
            <w:rPr>
              <w:b/>
              <w:bCs/>
              <w:i/>
              <w:sz w:val="36"/>
              <w:szCs w:val="36"/>
              <w:u w:val="single"/>
            </w:rPr>
          </w:rPrChange>
        </w:rPr>
      </w:pPr>
      <w:r>
        <w:rPr>
          <w:rFonts w:ascii="Arial" w:hAnsi="Arial"/>
          <w:b/>
          <w:i/>
          <w:sz w:val="36"/>
          <w:rPrChange w:id="597" w:author="Microsoft Word" w:date="2025-11-24T11:47:00Z" w16du:dateUtc="2025-11-24T06:17:00Z">
            <w:rPr>
              <w:b/>
              <w:bCs/>
              <w:i/>
              <w:sz w:val="36"/>
              <w:szCs w:val="36"/>
              <w:u w:val="single"/>
            </w:rPr>
          </w:rPrChange>
        </w:rPr>
        <w:t>Description:</w:t>
      </w:r>
    </w:p>
    <w:p w14:paraId="7249FC69" w14:textId="77777777" w:rsidR="00E33698" w:rsidRDefault="00E33698" w:rsidP="00466916">
      <w:pPr>
        <w:jc w:val="both"/>
        <w:rPr>
          <w:rFonts w:ascii="Arial" w:hAnsi="Arial"/>
          <w:sz w:val="32"/>
          <w:rPrChange w:id="598" w:author="Microsoft Word" w:date="2025-11-24T11:47:00Z" w16du:dateUtc="2025-11-24T06:17:00Z">
            <w:rPr>
              <w:sz w:val="32"/>
              <w:szCs w:val="32"/>
            </w:rPr>
          </w:rPrChange>
        </w:rPr>
      </w:pPr>
      <w:r>
        <w:rPr>
          <w:rFonts w:ascii="Arial" w:hAnsi="Arial"/>
          <w:sz w:val="32"/>
          <w:rPrChange w:id="599" w:author="Microsoft Word" w:date="2025-11-24T11:47:00Z" w16du:dateUtc="2025-11-24T06:17:00Z">
            <w:rPr>
              <w:sz w:val="32"/>
              <w:szCs w:val="32"/>
            </w:rPr>
          </w:rPrChange>
        </w:rPr>
        <w:t>This program uses Logistic Regression to classify tumors as malignant or benign on the Breast Cancer dataset. It loads the data, splits it into 80% training and 20% testing sets, trains the model with high iterations for convergence, and predicts outcomes. Performance is measured with accuracy, precision, recall, F1-score, and confusion matrix through the classification report. An ROC curve with AUC score is plotted to show how well the model separates the classes. The full process—loading, training, evaluation, and visualization—is compact and complete.</w:t>
      </w:r>
    </w:p>
    <w:p w14:paraId="1B653E89" w14:textId="77777777" w:rsidR="00E33698" w:rsidRDefault="00E33698" w:rsidP="00466916">
      <w:pPr>
        <w:jc w:val="both"/>
        <w:rPr>
          <w:rFonts w:ascii="Arial" w:hAnsi="Arial"/>
          <w:b/>
          <w:i/>
          <w:sz w:val="36"/>
          <w:rPrChange w:id="600" w:author="Microsoft Word" w:date="2025-11-24T11:47:00Z" w16du:dateUtc="2025-11-24T06:17:00Z">
            <w:rPr>
              <w:b/>
              <w:bCs/>
              <w:i/>
              <w:sz w:val="36"/>
              <w:szCs w:val="36"/>
              <w:u w:val="single"/>
            </w:rPr>
          </w:rPrChange>
        </w:rPr>
      </w:pPr>
      <w:r>
        <w:rPr>
          <w:rFonts w:ascii="Arial" w:hAnsi="Arial"/>
          <w:b/>
          <w:i/>
          <w:sz w:val="36"/>
          <w:rPrChange w:id="601" w:author="Microsoft Word" w:date="2025-11-24T11:47:00Z" w16du:dateUtc="2025-11-24T06:17:00Z">
            <w:rPr>
              <w:b/>
              <w:bCs/>
              <w:i/>
              <w:sz w:val="36"/>
              <w:szCs w:val="36"/>
              <w:u w:val="single"/>
            </w:rPr>
          </w:rPrChange>
        </w:rPr>
        <w:t>Dataset Link:</w:t>
      </w:r>
    </w:p>
    <w:p w14:paraId="161CC0F3" w14:textId="2CA16B2C" w:rsidR="00E33698" w:rsidRDefault="00E33698" w:rsidP="00466916">
      <w:pPr>
        <w:jc w:val="both"/>
        <w:rPr>
          <w:rFonts w:ascii="Arial" w:hAnsi="Arial"/>
          <w:sz w:val="32"/>
          <w:rPrChange w:id="602" w:author="Microsoft Word" w:date="2025-11-24T11:47:00Z" w16du:dateUtc="2025-11-24T06:17:00Z">
            <w:rPr>
              <w:sz w:val="32"/>
              <w:szCs w:val="32"/>
            </w:rPr>
          </w:rPrChange>
        </w:rPr>
      </w:pPr>
      <w:r>
        <w:rPr>
          <w:rFonts w:ascii="Arial" w:hAnsi="Arial"/>
          <w:sz w:val="32"/>
          <w:rPrChange w:id="603" w:author="Microsoft Word" w:date="2025-11-24T11:47:00Z" w16du:dateUtc="2025-11-24T06:17:00Z">
            <w:rPr>
              <w:sz w:val="32"/>
              <w:szCs w:val="32"/>
            </w:rPr>
          </w:rPrChange>
        </w:rPr>
        <w:t xml:space="preserve"> Built-in: sklearn.datasets.load_breast_cancer</w:t>
      </w:r>
    </w:p>
    <w:p w14:paraId="2F8640C1" w14:textId="77777777" w:rsidR="00E33698" w:rsidRDefault="00E33698" w:rsidP="00466916">
      <w:pPr>
        <w:jc w:val="both"/>
        <w:rPr>
          <w:rFonts w:ascii="Arial" w:hAnsi="Arial"/>
          <w:b/>
          <w:i/>
          <w:sz w:val="36"/>
          <w:rPrChange w:id="604" w:author="Microsoft Word" w:date="2025-11-24T11:47:00Z" w16du:dateUtc="2025-11-24T06:17:00Z">
            <w:rPr>
              <w:b/>
              <w:i/>
              <w:iCs/>
              <w:sz w:val="36"/>
              <w:szCs w:val="36"/>
              <w:u w:val="single"/>
            </w:rPr>
          </w:rPrChange>
        </w:rPr>
      </w:pPr>
      <w:r>
        <w:rPr>
          <w:rFonts w:ascii="Arial" w:hAnsi="Arial"/>
          <w:b/>
          <w:i/>
          <w:sz w:val="36"/>
          <w:rPrChange w:id="605" w:author="Microsoft Word" w:date="2025-11-24T11:47:00Z" w16du:dateUtc="2025-11-24T06:17:00Z">
            <w:rPr>
              <w:b/>
              <w:i/>
              <w:iCs/>
              <w:sz w:val="36"/>
              <w:szCs w:val="36"/>
              <w:u w:val="single"/>
            </w:rPr>
          </w:rPrChange>
        </w:rPr>
        <w:t>Program:</w:t>
      </w:r>
    </w:p>
    <w:p w14:paraId="67E15F4C" w14:textId="65F97EE7" w:rsidR="00E33698" w:rsidRDefault="00E33698" w:rsidP="00466916">
      <w:pPr>
        <w:jc w:val="both"/>
        <w:rPr>
          <w:rFonts w:ascii="Arial" w:hAnsi="Arial"/>
          <w:b/>
          <w:sz w:val="32"/>
          <w:u w:val="single"/>
          <w:rPrChange w:id="606" w:author="Microsoft Word" w:date="2025-11-24T11:47:00Z" w16du:dateUtc="2025-11-24T06:17:00Z">
            <w:rPr>
              <w:b/>
              <w:sz w:val="32"/>
              <w:szCs w:val="32"/>
              <w:u w:val="single"/>
            </w:rPr>
          </w:rPrChange>
        </w:rPr>
      </w:pPr>
      <w:r>
        <w:rPr>
          <w:rFonts w:ascii="Arial" w:hAnsi="Arial"/>
          <w:sz w:val="32"/>
          <w:rPrChange w:id="607" w:author="Microsoft Word" w:date="2025-11-24T11:47:00Z" w16du:dateUtc="2025-11-24T06:17:00Z">
            <w:rPr>
              <w:sz w:val="32"/>
              <w:szCs w:val="32"/>
            </w:rPr>
          </w:rPrChange>
        </w:rPr>
        <w:t>import matplotlib.pyplot as plt</w:t>
      </w:r>
    </w:p>
    <w:p w14:paraId="4C11E4A3" w14:textId="77777777" w:rsidR="00E33698" w:rsidRDefault="00E33698" w:rsidP="00466916">
      <w:pPr>
        <w:jc w:val="both"/>
        <w:rPr>
          <w:rFonts w:ascii="Arial" w:hAnsi="Arial"/>
          <w:sz w:val="32"/>
          <w:rPrChange w:id="608" w:author="Microsoft Word" w:date="2025-11-24T11:47:00Z" w16du:dateUtc="2025-11-24T06:17:00Z">
            <w:rPr>
              <w:sz w:val="32"/>
              <w:szCs w:val="32"/>
            </w:rPr>
          </w:rPrChange>
        </w:rPr>
      </w:pPr>
      <w:r>
        <w:rPr>
          <w:rFonts w:ascii="Arial" w:hAnsi="Arial"/>
          <w:sz w:val="32"/>
          <w:rPrChange w:id="609" w:author="Microsoft Word" w:date="2025-11-24T11:47:00Z" w16du:dateUtc="2025-11-24T06:17:00Z">
            <w:rPr>
              <w:sz w:val="32"/>
              <w:szCs w:val="32"/>
            </w:rPr>
          </w:rPrChange>
        </w:rPr>
        <w:t>from sklearn.datasets import load_breast_cancer</w:t>
      </w:r>
    </w:p>
    <w:p w14:paraId="657D2EFC" w14:textId="77777777" w:rsidR="00E33698" w:rsidRDefault="00E33698" w:rsidP="00466916">
      <w:pPr>
        <w:jc w:val="both"/>
        <w:rPr>
          <w:rFonts w:ascii="Arial" w:hAnsi="Arial"/>
          <w:sz w:val="32"/>
          <w:rPrChange w:id="610" w:author="Microsoft Word" w:date="2025-11-24T11:47:00Z" w16du:dateUtc="2025-11-24T06:17:00Z">
            <w:rPr>
              <w:sz w:val="32"/>
              <w:szCs w:val="32"/>
            </w:rPr>
          </w:rPrChange>
        </w:rPr>
      </w:pPr>
      <w:r>
        <w:rPr>
          <w:rFonts w:ascii="Arial" w:hAnsi="Arial"/>
          <w:sz w:val="32"/>
          <w:rPrChange w:id="611" w:author="Microsoft Word" w:date="2025-11-24T11:47:00Z" w16du:dateUtc="2025-11-24T06:17:00Z">
            <w:rPr>
              <w:sz w:val="32"/>
              <w:szCs w:val="32"/>
            </w:rPr>
          </w:rPrChange>
        </w:rPr>
        <w:t>from sklearn.linear_model import LogisticRegression</w:t>
      </w:r>
    </w:p>
    <w:p w14:paraId="0E80575C" w14:textId="77777777" w:rsidR="00E33698" w:rsidRDefault="00E33698" w:rsidP="00466916">
      <w:pPr>
        <w:jc w:val="both"/>
        <w:rPr>
          <w:rFonts w:ascii="Arial" w:hAnsi="Arial"/>
          <w:sz w:val="32"/>
          <w:rPrChange w:id="612" w:author="Microsoft Word" w:date="2025-11-24T11:47:00Z" w16du:dateUtc="2025-11-24T06:17:00Z">
            <w:rPr>
              <w:sz w:val="32"/>
              <w:szCs w:val="32"/>
            </w:rPr>
          </w:rPrChange>
        </w:rPr>
      </w:pPr>
      <w:r>
        <w:rPr>
          <w:rFonts w:ascii="Arial" w:hAnsi="Arial"/>
          <w:sz w:val="32"/>
          <w:rPrChange w:id="613" w:author="Microsoft Word" w:date="2025-11-24T11:47:00Z" w16du:dateUtc="2025-11-24T06:17:00Z">
            <w:rPr>
              <w:sz w:val="32"/>
              <w:szCs w:val="32"/>
            </w:rPr>
          </w:rPrChange>
        </w:rPr>
        <w:t>from sklearn.model_selection import train_test_split</w:t>
      </w:r>
    </w:p>
    <w:p w14:paraId="6CA427C8" w14:textId="77777777" w:rsidR="00E33698" w:rsidRDefault="00E33698" w:rsidP="00466916">
      <w:pPr>
        <w:jc w:val="both"/>
        <w:rPr>
          <w:rFonts w:ascii="Arial" w:hAnsi="Arial"/>
          <w:sz w:val="32"/>
          <w:rPrChange w:id="614" w:author="Microsoft Word" w:date="2025-11-24T11:47:00Z" w16du:dateUtc="2025-11-24T06:17:00Z">
            <w:rPr>
              <w:sz w:val="32"/>
              <w:szCs w:val="32"/>
            </w:rPr>
          </w:rPrChange>
        </w:rPr>
      </w:pPr>
      <w:r>
        <w:rPr>
          <w:rFonts w:ascii="Arial" w:hAnsi="Arial"/>
          <w:sz w:val="32"/>
          <w:rPrChange w:id="615" w:author="Microsoft Word" w:date="2025-11-24T11:47:00Z" w16du:dateUtc="2025-11-24T06:17:00Z">
            <w:rPr>
              <w:sz w:val="32"/>
              <w:szCs w:val="32"/>
            </w:rPr>
          </w:rPrChange>
        </w:rPr>
        <w:t>from sklearn.metrics import accuracy_score, classification_report, roc_curve, auc</w:t>
      </w:r>
    </w:p>
    <w:p w14:paraId="709708CF" w14:textId="77777777" w:rsidR="00E33698" w:rsidRDefault="00E33698" w:rsidP="00466916">
      <w:pPr>
        <w:jc w:val="both"/>
        <w:rPr>
          <w:rFonts w:ascii="Arial" w:hAnsi="Arial"/>
          <w:sz w:val="32"/>
          <w:rPrChange w:id="616" w:author="Microsoft Word" w:date="2025-11-24T11:47:00Z" w16du:dateUtc="2025-11-24T06:17:00Z">
            <w:rPr>
              <w:sz w:val="32"/>
              <w:szCs w:val="32"/>
            </w:rPr>
          </w:rPrChange>
        </w:rPr>
      </w:pPr>
      <w:r>
        <w:rPr>
          <w:rFonts w:ascii="Arial" w:hAnsi="Arial"/>
          <w:i/>
          <w:sz w:val="32"/>
          <w:rPrChange w:id="617" w:author="Microsoft Word" w:date="2025-11-24T11:47:00Z" w16du:dateUtc="2025-11-24T06:17:00Z">
            <w:rPr>
              <w:i/>
              <w:iCs/>
              <w:sz w:val="32"/>
              <w:szCs w:val="32"/>
            </w:rPr>
          </w:rPrChange>
        </w:rPr>
        <w:t># Load dataset</w:t>
      </w:r>
    </w:p>
    <w:p w14:paraId="6D39CF6E" w14:textId="77777777" w:rsidR="00E33698" w:rsidRDefault="00E33698" w:rsidP="00466916">
      <w:pPr>
        <w:jc w:val="both"/>
        <w:rPr>
          <w:rFonts w:ascii="Arial" w:hAnsi="Arial"/>
          <w:sz w:val="32"/>
          <w:rPrChange w:id="618" w:author="Microsoft Word" w:date="2025-11-24T11:47:00Z" w16du:dateUtc="2025-11-24T06:17:00Z">
            <w:rPr>
              <w:sz w:val="32"/>
              <w:szCs w:val="32"/>
            </w:rPr>
          </w:rPrChange>
        </w:rPr>
      </w:pPr>
      <w:r>
        <w:rPr>
          <w:rFonts w:ascii="Arial" w:hAnsi="Arial"/>
          <w:sz w:val="32"/>
          <w:rPrChange w:id="619" w:author="Microsoft Word" w:date="2025-11-24T11:47:00Z" w16du:dateUtc="2025-11-24T06:17:00Z">
            <w:rPr>
              <w:sz w:val="32"/>
              <w:szCs w:val="32"/>
            </w:rPr>
          </w:rPrChange>
        </w:rPr>
        <w:t>data = load_breast_cancer()</w:t>
      </w:r>
    </w:p>
    <w:p w14:paraId="5DD78DE5" w14:textId="77777777" w:rsidR="00E33698" w:rsidRDefault="00E33698" w:rsidP="00466916">
      <w:pPr>
        <w:jc w:val="both"/>
        <w:rPr>
          <w:rFonts w:ascii="Arial" w:hAnsi="Arial"/>
          <w:sz w:val="32"/>
          <w:rPrChange w:id="620" w:author="Microsoft Word" w:date="2025-11-24T11:47:00Z" w16du:dateUtc="2025-11-24T06:17:00Z">
            <w:rPr>
              <w:sz w:val="32"/>
              <w:szCs w:val="32"/>
            </w:rPr>
          </w:rPrChange>
        </w:rPr>
      </w:pPr>
      <w:r>
        <w:rPr>
          <w:rFonts w:ascii="Arial" w:hAnsi="Arial"/>
          <w:sz w:val="32"/>
          <w:rPrChange w:id="621" w:author="Microsoft Word" w:date="2025-11-24T11:47:00Z" w16du:dateUtc="2025-11-24T06:17:00Z">
            <w:rPr>
              <w:sz w:val="32"/>
              <w:szCs w:val="32"/>
            </w:rPr>
          </w:rPrChange>
        </w:rPr>
        <w:lastRenderedPageBreak/>
        <w:t>X, y = data.data, data.target</w:t>
      </w:r>
    </w:p>
    <w:p w14:paraId="316B696D" w14:textId="77777777" w:rsidR="00E33698" w:rsidRDefault="00E33698" w:rsidP="00466916">
      <w:pPr>
        <w:jc w:val="both"/>
        <w:rPr>
          <w:rFonts w:ascii="Arial" w:hAnsi="Arial"/>
          <w:sz w:val="32"/>
          <w:rPrChange w:id="622" w:author="Microsoft Word" w:date="2025-11-24T11:47:00Z" w16du:dateUtc="2025-11-24T06:17:00Z">
            <w:rPr>
              <w:sz w:val="32"/>
              <w:szCs w:val="32"/>
            </w:rPr>
          </w:rPrChange>
        </w:rPr>
      </w:pPr>
      <w:r>
        <w:rPr>
          <w:rFonts w:ascii="Arial" w:hAnsi="Arial"/>
          <w:i/>
          <w:sz w:val="32"/>
          <w:rPrChange w:id="623" w:author="Microsoft Word" w:date="2025-11-24T11:47:00Z" w16du:dateUtc="2025-11-24T06:17:00Z">
            <w:rPr>
              <w:i/>
              <w:iCs/>
              <w:sz w:val="32"/>
              <w:szCs w:val="32"/>
            </w:rPr>
          </w:rPrChange>
        </w:rPr>
        <w:t># Train-test split</w:t>
      </w:r>
    </w:p>
    <w:p w14:paraId="00B84F45" w14:textId="77777777" w:rsidR="00E33698" w:rsidRDefault="00E33698" w:rsidP="00466916">
      <w:pPr>
        <w:jc w:val="both"/>
        <w:rPr>
          <w:rFonts w:ascii="Arial" w:hAnsi="Arial"/>
          <w:sz w:val="32"/>
          <w:rPrChange w:id="624" w:author="Microsoft Word" w:date="2025-11-24T11:47:00Z" w16du:dateUtc="2025-11-24T06:17:00Z">
            <w:rPr>
              <w:sz w:val="32"/>
              <w:szCs w:val="32"/>
            </w:rPr>
          </w:rPrChange>
        </w:rPr>
      </w:pPr>
      <w:r>
        <w:rPr>
          <w:rFonts w:ascii="Arial" w:hAnsi="Arial"/>
          <w:sz w:val="32"/>
          <w:rPrChange w:id="625" w:author="Microsoft Word" w:date="2025-11-24T11:47:00Z" w16du:dateUtc="2025-11-24T06:17:00Z">
            <w:rPr>
              <w:sz w:val="32"/>
              <w:szCs w:val="32"/>
            </w:rPr>
          </w:rPrChange>
        </w:rPr>
        <w:t>X_train, X_test, y_train, y_test = train_test_split(</w:t>
      </w:r>
    </w:p>
    <w:p w14:paraId="39C5C749" w14:textId="6977C9AB" w:rsidR="00E33698" w:rsidRDefault="00E33698" w:rsidP="00466916">
      <w:pPr>
        <w:jc w:val="both"/>
        <w:rPr>
          <w:rFonts w:ascii="Arial" w:hAnsi="Arial"/>
          <w:sz w:val="32"/>
          <w:rPrChange w:id="626" w:author="Microsoft Word" w:date="2025-11-24T11:47:00Z" w16du:dateUtc="2025-11-24T06:17:00Z">
            <w:rPr>
              <w:sz w:val="32"/>
              <w:szCs w:val="32"/>
            </w:rPr>
          </w:rPrChange>
        </w:rPr>
      </w:pPr>
      <w:r>
        <w:rPr>
          <w:rFonts w:ascii="Arial" w:hAnsi="Arial"/>
          <w:sz w:val="32"/>
          <w:rPrChange w:id="627" w:author="Microsoft Word" w:date="2025-11-24T11:47:00Z" w16du:dateUtc="2025-11-24T06:17:00Z">
            <w:rPr>
              <w:sz w:val="32"/>
              <w:szCs w:val="32"/>
            </w:rPr>
          </w:rPrChange>
        </w:rPr>
        <w:t>X, y, test_size=0.2, random_state=42</w:t>
      </w:r>
    </w:p>
    <w:p w14:paraId="737AFE5B" w14:textId="77777777" w:rsidR="00E33698" w:rsidRDefault="00E33698" w:rsidP="00466916">
      <w:pPr>
        <w:jc w:val="both"/>
        <w:rPr>
          <w:rFonts w:ascii="Arial" w:hAnsi="Arial"/>
          <w:sz w:val="32"/>
          <w:rPrChange w:id="628" w:author="Microsoft Word" w:date="2025-11-24T11:47:00Z" w16du:dateUtc="2025-11-24T06:17:00Z">
            <w:rPr>
              <w:sz w:val="32"/>
              <w:szCs w:val="32"/>
            </w:rPr>
          </w:rPrChange>
        </w:rPr>
      </w:pPr>
      <w:r>
        <w:rPr>
          <w:rFonts w:ascii="Arial" w:hAnsi="Arial"/>
          <w:sz w:val="32"/>
          <w:rPrChange w:id="629" w:author="Microsoft Word" w:date="2025-11-24T11:47:00Z" w16du:dateUtc="2025-11-24T06:17:00Z">
            <w:rPr>
              <w:sz w:val="32"/>
              <w:szCs w:val="32"/>
            </w:rPr>
          </w:rPrChange>
        </w:rPr>
        <w:t>)</w:t>
      </w:r>
    </w:p>
    <w:p w14:paraId="507CCF43" w14:textId="77777777" w:rsidR="00E33698" w:rsidRDefault="00E33698" w:rsidP="00466916">
      <w:pPr>
        <w:jc w:val="both"/>
        <w:rPr>
          <w:rFonts w:ascii="Arial" w:hAnsi="Arial"/>
          <w:sz w:val="32"/>
          <w:rPrChange w:id="630" w:author="Microsoft Word" w:date="2025-11-24T11:47:00Z" w16du:dateUtc="2025-11-24T06:17:00Z">
            <w:rPr>
              <w:sz w:val="32"/>
              <w:szCs w:val="32"/>
            </w:rPr>
          </w:rPrChange>
        </w:rPr>
      </w:pPr>
      <w:r>
        <w:rPr>
          <w:rFonts w:ascii="Arial" w:hAnsi="Arial"/>
          <w:i/>
          <w:sz w:val="32"/>
          <w:rPrChange w:id="631" w:author="Microsoft Word" w:date="2025-11-24T11:47:00Z" w16du:dateUtc="2025-11-24T06:17:00Z">
            <w:rPr>
              <w:i/>
              <w:iCs/>
              <w:sz w:val="32"/>
              <w:szCs w:val="32"/>
            </w:rPr>
          </w:rPrChange>
        </w:rPr>
        <w:t># Train model</w:t>
      </w:r>
    </w:p>
    <w:p w14:paraId="5F280DE3" w14:textId="77777777" w:rsidR="00E33698" w:rsidRDefault="00E33698" w:rsidP="00466916">
      <w:pPr>
        <w:jc w:val="both"/>
        <w:rPr>
          <w:rFonts w:ascii="Arial" w:hAnsi="Arial"/>
          <w:sz w:val="32"/>
          <w:rPrChange w:id="632" w:author="Microsoft Word" w:date="2025-11-24T11:47:00Z" w16du:dateUtc="2025-11-24T06:17:00Z">
            <w:rPr>
              <w:sz w:val="32"/>
              <w:szCs w:val="32"/>
            </w:rPr>
          </w:rPrChange>
        </w:rPr>
      </w:pPr>
      <w:r>
        <w:rPr>
          <w:rFonts w:ascii="Arial" w:hAnsi="Arial"/>
          <w:sz w:val="32"/>
          <w:rPrChange w:id="633" w:author="Microsoft Word" w:date="2025-11-24T11:47:00Z" w16du:dateUtc="2025-11-24T06:17:00Z">
            <w:rPr>
              <w:sz w:val="32"/>
              <w:szCs w:val="32"/>
            </w:rPr>
          </w:rPrChange>
        </w:rPr>
        <w:t>model = LogisticRegression(max_iter=10000)</w:t>
      </w:r>
    </w:p>
    <w:p w14:paraId="1EA9A16C" w14:textId="77777777" w:rsidR="00E33698" w:rsidRDefault="00E33698" w:rsidP="00466916">
      <w:pPr>
        <w:jc w:val="both"/>
        <w:rPr>
          <w:rFonts w:ascii="Arial" w:hAnsi="Arial"/>
          <w:sz w:val="32"/>
          <w:rPrChange w:id="634" w:author="Microsoft Word" w:date="2025-11-24T11:47:00Z" w16du:dateUtc="2025-11-24T06:17:00Z">
            <w:rPr>
              <w:sz w:val="32"/>
              <w:szCs w:val="32"/>
            </w:rPr>
          </w:rPrChange>
        </w:rPr>
      </w:pPr>
      <w:r>
        <w:rPr>
          <w:rFonts w:ascii="Arial" w:hAnsi="Arial"/>
          <w:sz w:val="32"/>
          <w:rPrChange w:id="635" w:author="Microsoft Word" w:date="2025-11-24T11:47:00Z" w16du:dateUtc="2025-11-24T06:17:00Z">
            <w:rPr>
              <w:sz w:val="32"/>
              <w:szCs w:val="32"/>
            </w:rPr>
          </w:rPrChange>
        </w:rPr>
        <w:t>model.fit(X_train, y_train)</w:t>
      </w:r>
    </w:p>
    <w:p w14:paraId="6CA26B8C" w14:textId="77777777" w:rsidR="00E33698" w:rsidRDefault="00E33698" w:rsidP="00466916">
      <w:pPr>
        <w:jc w:val="both"/>
        <w:rPr>
          <w:rFonts w:ascii="Arial" w:hAnsi="Arial"/>
          <w:sz w:val="32"/>
          <w:rPrChange w:id="636" w:author="Microsoft Word" w:date="2025-11-24T11:47:00Z" w16du:dateUtc="2025-11-24T06:17:00Z">
            <w:rPr>
              <w:sz w:val="32"/>
              <w:szCs w:val="32"/>
            </w:rPr>
          </w:rPrChange>
        </w:rPr>
      </w:pPr>
      <w:r>
        <w:rPr>
          <w:rFonts w:ascii="Arial" w:hAnsi="Arial"/>
          <w:i/>
          <w:sz w:val="32"/>
          <w:rPrChange w:id="637" w:author="Microsoft Word" w:date="2025-11-24T11:47:00Z" w16du:dateUtc="2025-11-24T06:17:00Z">
            <w:rPr>
              <w:i/>
              <w:iCs/>
              <w:sz w:val="32"/>
              <w:szCs w:val="32"/>
            </w:rPr>
          </w:rPrChange>
        </w:rPr>
        <w:t># Predict</w:t>
      </w:r>
    </w:p>
    <w:p w14:paraId="2E04C65B" w14:textId="77777777" w:rsidR="00E33698" w:rsidRDefault="00E33698" w:rsidP="00466916">
      <w:pPr>
        <w:jc w:val="both"/>
        <w:rPr>
          <w:rFonts w:ascii="Arial" w:hAnsi="Arial"/>
          <w:sz w:val="32"/>
          <w:rPrChange w:id="638" w:author="Microsoft Word" w:date="2025-11-24T11:47:00Z" w16du:dateUtc="2025-11-24T06:17:00Z">
            <w:rPr>
              <w:sz w:val="32"/>
              <w:szCs w:val="32"/>
            </w:rPr>
          </w:rPrChange>
        </w:rPr>
      </w:pPr>
      <w:r>
        <w:rPr>
          <w:rFonts w:ascii="Arial" w:hAnsi="Arial"/>
          <w:sz w:val="32"/>
          <w:rPrChange w:id="639" w:author="Microsoft Word" w:date="2025-11-24T11:47:00Z" w16du:dateUtc="2025-11-24T06:17:00Z">
            <w:rPr>
              <w:sz w:val="32"/>
              <w:szCs w:val="32"/>
            </w:rPr>
          </w:rPrChange>
        </w:rPr>
        <w:t>y_pred = model.predict(X_test)</w:t>
      </w:r>
    </w:p>
    <w:p w14:paraId="083A6B80" w14:textId="77777777" w:rsidR="00E33698" w:rsidRDefault="00E33698" w:rsidP="00466916">
      <w:pPr>
        <w:jc w:val="both"/>
        <w:rPr>
          <w:rFonts w:ascii="Arial" w:hAnsi="Arial"/>
          <w:sz w:val="32"/>
          <w:rPrChange w:id="640" w:author="Microsoft Word" w:date="2025-11-24T11:47:00Z" w16du:dateUtc="2025-11-24T06:17:00Z">
            <w:rPr>
              <w:sz w:val="32"/>
              <w:szCs w:val="32"/>
            </w:rPr>
          </w:rPrChange>
        </w:rPr>
      </w:pPr>
      <w:r>
        <w:rPr>
          <w:rFonts w:ascii="Arial" w:hAnsi="Arial"/>
          <w:sz w:val="32"/>
          <w:rPrChange w:id="641" w:author="Microsoft Word" w:date="2025-11-24T11:47:00Z" w16du:dateUtc="2025-11-24T06:17:00Z">
            <w:rPr>
              <w:sz w:val="32"/>
              <w:szCs w:val="32"/>
            </w:rPr>
          </w:rPrChange>
        </w:rPr>
        <w:t>y_prob = model.predict_proba(X_test)[:, 1]</w:t>
      </w:r>
    </w:p>
    <w:p w14:paraId="443ACA31" w14:textId="77777777" w:rsidR="00E33698" w:rsidRDefault="00E33698" w:rsidP="00466916">
      <w:pPr>
        <w:jc w:val="both"/>
        <w:rPr>
          <w:rFonts w:ascii="Arial" w:hAnsi="Arial"/>
          <w:sz w:val="32"/>
          <w:rPrChange w:id="642" w:author="Microsoft Word" w:date="2025-11-24T11:47:00Z" w16du:dateUtc="2025-11-24T06:17:00Z">
            <w:rPr>
              <w:sz w:val="32"/>
              <w:szCs w:val="32"/>
            </w:rPr>
          </w:rPrChange>
        </w:rPr>
      </w:pPr>
      <w:r>
        <w:rPr>
          <w:rFonts w:ascii="Arial" w:hAnsi="Arial"/>
          <w:i/>
          <w:sz w:val="32"/>
          <w:rPrChange w:id="643" w:author="Microsoft Word" w:date="2025-11-24T11:47:00Z" w16du:dateUtc="2025-11-24T06:17:00Z">
            <w:rPr>
              <w:i/>
              <w:iCs/>
              <w:sz w:val="32"/>
              <w:szCs w:val="32"/>
            </w:rPr>
          </w:rPrChange>
        </w:rPr>
        <w:t># Evaluate</w:t>
      </w:r>
    </w:p>
    <w:p w14:paraId="1E6B9896" w14:textId="77777777" w:rsidR="00E33698" w:rsidRDefault="00E33698" w:rsidP="00466916">
      <w:pPr>
        <w:jc w:val="both"/>
        <w:rPr>
          <w:rFonts w:ascii="Arial" w:hAnsi="Arial"/>
          <w:sz w:val="32"/>
          <w:rPrChange w:id="644" w:author="Microsoft Word" w:date="2025-11-24T11:47:00Z" w16du:dateUtc="2025-11-24T06:17:00Z">
            <w:rPr>
              <w:sz w:val="32"/>
              <w:szCs w:val="32"/>
            </w:rPr>
          </w:rPrChange>
        </w:rPr>
      </w:pPr>
      <w:r>
        <w:rPr>
          <w:rFonts w:ascii="Arial" w:hAnsi="Arial"/>
          <w:sz w:val="32"/>
          <w:rPrChange w:id="645" w:author="Microsoft Word" w:date="2025-11-24T11:47:00Z" w16du:dateUtc="2025-11-24T06:17:00Z">
            <w:rPr>
              <w:sz w:val="32"/>
              <w:szCs w:val="32"/>
            </w:rPr>
          </w:rPrChange>
        </w:rPr>
        <w:t>acc = accuracy_score(y_test, y_pred)</w:t>
      </w:r>
    </w:p>
    <w:p w14:paraId="20C983B7" w14:textId="77777777" w:rsidR="00E33698" w:rsidRDefault="00E33698" w:rsidP="00466916">
      <w:pPr>
        <w:jc w:val="both"/>
        <w:rPr>
          <w:rFonts w:ascii="Arial" w:hAnsi="Arial"/>
          <w:sz w:val="32"/>
          <w:rPrChange w:id="646" w:author="Microsoft Word" w:date="2025-11-24T11:47:00Z" w16du:dateUtc="2025-11-24T06:17:00Z">
            <w:rPr>
              <w:sz w:val="32"/>
              <w:szCs w:val="32"/>
            </w:rPr>
          </w:rPrChange>
        </w:rPr>
      </w:pPr>
      <w:r>
        <w:rPr>
          <w:rFonts w:ascii="Arial" w:hAnsi="Arial"/>
          <w:sz w:val="32"/>
          <w:rPrChange w:id="647" w:author="Microsoft Word" w:date="2025-11-24T11:47:00Z" w16du:dateUtc="2025-11-24T06:17:00Z">
            <w:rPr>
              <w:sz w:val="32"/>
              <w:szCs w:val="32"/>
            </w:rPr>
          </w:rPrChange>
        </w:rPr>
        <w:t>print(f"Accuracy: {acc:.4f}")</w:t>
      </w:r>
    </w:p>
    <w:p w14:paraId="6DCED96C" w14:textId="77777777" w:rsidR="00E33698" w:rsidRDefault="00E33698" w:rsidP="00466916">
      <w:pPr>
        <w:jc w:val="both"/>
        <w:rPr>
          <w:rFonts w:ascii="Arial" w:hAnsi="Arial"/>
          <w:sz w:val="32"/>
          <w:rPrChange w:id="648" w:author="Microsoft Word" w:date="2025-11-24T11:47:00Z" w16du:dateUtc="2025-11-24T06:17:00Z">
            <w:rPr>
              <w:sz w:val="32"/>
              <w:szCs w:val="32"/>
            </w:rPr>
          </w:rPrChange>
        </w:rPr>
      </w:pPr>
      <w:r>
        <w:rPr>
          <w:rFonts w:ascii="Arial" w:hAnsi="Arial"/>
          <w:sz w:val="32"/>
          <w:rPrChange w:id="649" w:author="Microsoft Word" w:date="2025-11-24T11:47:00Z" w16du:dateUtc="2025-11-24T06:17:00Z">
            <w:rPr>
              <w:sz w:val="32"/>
              <w:szCs w:val="32"/>
            </w:rPr>
          </w:rPrChange>
        </w:rPr>
        <w:t>print("Classification Report:")</w:t>
      </w:r>
    </w:p>
    <w:p w14:paraId="3377EB30" w14:textId="77777777" w:rsidR="00E33698" w:rsidRDefault="00E33698" w:rsidP="00466916">
      <w:pPr>
        <w:jc w:val="both"/>
        <w:rPr>
          <w:rFonts w:ascii="Arial" w:hAnsi="Arial"/>
          <w:sz w:val="32"/>
          <w:rPrChange w:id="650" w:author="Microsoft Word" w:date="2025-11-24T11:47:00Z" w16du:dateUtc="2025-11-24T06:17:00Z">
            <w:rPr>
              <w:sz w:val="32"/>
              <w:szCs w:val="32"/>
            </w:rPr>
          </w:rPrChange>
        </w:rPr>
      </w:pPr>
      <w:r>
        <w:rPr>
          <w:rFonts w:ascii="Arial" w:hAnsi="Arial"/>
          <w:sz w:val="32"/>
          <w:rPrChange w:id="651" w:author="Microsoft Word" w:date="2025-11-24T11:47:00Z" w16du:dateUtc="2025-11-24T06:17:00Z">
            <w:rPr>
              <w:sz w:val="32"/>
              <w:szCs w:val="32"/>
            </w:rPr>
          </w:rPrChange>
        </w:rPr>
        <w:t>print(classification_report(y_test, y_pred, digits=4, target_names=['malignant', 'benign']))</w:t>
      </w:r>
    </w:p>
    <w:p w14:paraId="1A865A18" w14:textId="77777777" w:rsidR="00E33698" w:rsidRDefault="00E33698" w:rsidP="00466916">
      <w:pPr>
        <w:jc w:val="both"/>
        <w:rPr>
          <w:rFonts w:ascii="Arial" w:hAnsi="Arial"/>
          <w:sz w:val="32"/>
          <w:rPrChange w:id="652" w:author="Microsoft Word" w:date="2025-11-24T11:47:00Z" w16du:dateUtc="2025-11-24T06:17:00Z">
            <w:rPr>
              <w:sz w:val="32"/>
              <w:szCs w:val="32"/>
            </w:rPr>
          </w:rPrChange>
        </w:rPr>
      </w:pPr>
      <w:r>
        <w:rPr>
          <w:rFonts w:ascii="Arial" w:hAnsi="Arial"/>
          <w:i/>
          <w:sz w:val="32"/>
          <w:rPrChange w:id="653" w:author="Microsoft Word" w:date="2025-11-24T11:47:00Z" w16du:dateUtc="2025-11-24T06:17:00Z">
            <w:rPr>
              <w:i/>
              <w:iCs/>
              <w:sz w:val="32"/>
              <w:szCs w:val="32"/>
            </w:rPr>
          </w:rPrChange>
        </w:rPr>
        <w:t># ROC Curve</w:t>
      </w:r>
    </w:p>
    <w:p w14:paraId="2F3B1367" w14:textId="77777777" w:rsidR="00E33698" w:rsidRDefault="00E33698" w:rsidP="00466916">
      <w:pPr>
        <w:jc w:val="both"/>
        <w:rPr>
          <w:rFonts w:ascii="Arial" w:hAnsi="Arial"/>
          <w:sz w:val="32"/>
          <w:rPrChange w:id="654" w:author="Microsoft Word" w:date="2025-11-24T11:47:00Z" w16du:dateUtc="2025-11-24T06:17:00Z">
            <w:rPr>
              <w:sz w:val="32"/>
              <w:szCs w:val="32"/>
            </w:rPr>
          </w:rPrChange>
        </w:rPr>
      </w:pPr>
      <w:r>
        <w:rPr>
          <w:rFonts w:ascii="Arial" w:hAnsi="Arial"/>
          <w:sz w:val="32"/>
          <w:rPrChange w:id="655" w:author="Microsoft Word" w:date="2025-11-24T11:47:00Z" w16du:dateUtc="2025-11-24T06:17:00Z">
            <w:rPr>
              <w:sz w:val="32"/>
              <w:szCs w:val="32"/>
            </w:rPr>
          </w:rPrChange>
        </w:rPr>
        <w:t>fpr, tpr, _ = roc_curve(y_test, y_prob)</w:t>
      </w:r>
    </w:p>
    <w:p w14:paraId="0864113E" w14:textId="77777777" w:rsidR="00E33698" w:rsidRDefault="00E33698" w:rsidP="00466916">
      <w:pPr>
        <w:jc w:val="both"/>
        <w:rPr>
          <w:rFonts w:ascii="Arial" w:hAnsi="Arial"/>
          <w:sz w:val="32"/>
          <w:rPrChange w:id="656" w:author="Microsoft Word" w:date="2025-11-24T11:47:00Z" w16du:dateUtc="2025-11-24T06:17:00Z">
            <w:rPr>
              <w:sz w:val="32"/>
              <w:szCs w:val="32"/>
            </w:rPr>
          </w:rPrChange>
        </w:rPr>
      </w:pPr>
      <w:r>
        <w:rPr>
          <w:rFonts w:ascii="Arial" w:hAnsi="Arial"/>
          <w:sz w:val="32"/>
          <w:rPrChange w:id="657" w:author="Microsoft Word" w:date="2025-11-24T11:47:00Z" w16du:dateUtc="2025-11-24T06:17:00Z">
            <w:rPr>
              <w:sz w:val="32"/>
              <w:szCs w:val="32"/>
            </w:rPr>
          </w:rPrChange>
        </w:rPr>
        <w:t>roc_auc = auc(fpr, tpr)</w:t>
      </w:r>
    </w:p>
    <w:p w14:paraId="597DEBF5" w14:textId="67B9C63A" w:rsidR="00E33698" w:rsidRDefault="00E33698" w:rsidP="00466916">
      <w:pPr>
        <w:jc w:val="both"/>
        <w:rPr>
          <w:rFonts w:ascii="Arial" w:hAnsi="Arial"/>
          <w:sz w:val="32"/>
          <w:rPrChange w:id="658" w:author="Microsoft Word" w:date="2025-11-24T11:47:00Z" w16du:dateUtc="2025-11-24T06:17:00Z">
            <w:rPr>
              <w:sz w:val="32"/>
              <w:szCs w:val="32"/>
            </w:rPr>
          </w:rPrChange>
        </w:rPr>
      </w:pPr>
      <w:ins w:id="659" w:author="Microsoft Word" w:date="2025-11-24T11:47:00Z" w16du:dateUtc="2025-11-24T06:17:00Z">
        <w:r w:rsidRPr="00E33698">
          <w:rPr>
            <w:sz w:val="32"/>
            <w:szCs w:val="32"/>
          </w:rPr>
          <w:t xml:space="preserve"> </w:t>
        </w:r>
      </w:ins>
      <w:r>
        <w:rPr>
          <w:rFonts w:ascii="Arial" w:hAnsi="Arial"/>
          <w:sz w:val="32"/>
          <w:rPrChange w:id="660" w:author="Microsoft Word" w:date="2025-11-24T11:47:00Z" w16du:dateUtc="2025-11-24T06:17:00Z">
            <w:rPr>
              <w:sz w:val="32"/>
              <w:szCs w:val="32"/>
            </w:rPr>
          </w:rPrChange>
        </w:rPr>
        <w:t>plt.figure(figsize=(7, 5))</w:t>
      </w:r>
    </w:p>
    <w:p w14:paraId="41E69481" w14:textId="77777777" w:rsidR="00C93556" w:rsidRDefault="00E33698" w:rsidP="00466916">
      <w:pPr>
        <w:jc w:val="both"/>
        <w:rPr>
          <w:rFonts w:ascii="Arial" w:hAnsi="Arial"/>
          <w:sz w:val="32"/>
          <w:rPrChange w:id="661" w:author="Microsoft Word" w:date="2025-11-24T11:47:00Z" w16du:dateUtc="2025-11-24T06:17:00Z">
            <w:rPr>
              <w:sz w:val="32"/>
              <w:szCs w:val="32"/>
            </w:rPr>
          </w:rPrChange>
        </w:rPr>
      </w:pPr>
      <w:r>
        <w:rPr>
          <w:rFonts w:ascii="Arial" w:hAnsi="Arial"/>
          <w:sz w:val="32"/>
          <w:rPrChange w:id="662" w:author="Microsoft Word" w:date="2025-11-24T11:47:00Z" w16du:dateUtc="2025-11-24T06:17:00Z">
            <w:rPr>
              <w:sz w:val="32"/>
              <w:szCs w:val="32"/>
            </w:rPr>
          </w:rPrChange>
        </w:rPr>
        <w:t>plt.plot(fpr, tpr, color='blue', lw=2, label=f'ROC curve (AUC = {roc_auc:.4f})')</w:t>
      </w:r>
    </w:p>
    <w:p w14:paraId="6AAE0ED1" w14:textId="7AE1C244" w:rsidR="00E33698" w:rsidRDefault="00E33698" w:rsidP="00466916">
      <w:pPr>
        <w:jc w:val="both"/>
        <w:rPr>
          <w:rFonts w:ascii="Arial" w:hAnsi="Arial"/>
          <w:sz w:val="32"/>
          <w:rPrChange w:id="663" w:author="Microsoft Word" w:date="2025-11-24T11:47:00Z" w16du:dateUtc="2025-11-24T06:17:00Z">
            <w:rPr>
              <w:sz w:val="32"/>
              <w:szCs w:val="32"/>
            </w:rPr>
          </w:rPrChange>
        </w:rPr>
      </w:pPr>
      <w:r>
        <w:rPr>
          <w:rFonts w:ascii="Arial" w:hAnsi="Arial"/>
          <w:sz w:val="32"/>
          <w:rPrChange w:id="664" w:author="Microsoft Word" w:date="2025-11-24T11:47:00Z" w16du:dateUtc="2025-11-24T06:17:00Z">
            <w:rPr>
              <w:sz w:val="32"/>
              <w:szCs w:val="32"/>
            </w:rPr>
          </w:rPrChange>
        </w:rPr>
        <w:lastRenderedPageBreak/>
        <w:t>plt.plot([0, 1], [0, 1], 'r--')</w:t>
      </w:r>
    </w:p>
    <w:p w14:paraId="327B5F23" w14:textId="77777777" w:rsidR="00E33698" w:rsidRDefault="00E33698" w:rsidP="00466916">
      <w:pPr>
        <w:jc w:val="both"/>
        <w:rPr>
          <w:rFonts w:ascii="Arial" w:hAnsi="Arial"/>
          <w:sz w:val="32"/>
          <w:rPrChange w:id="665" w:author="Microsoft Word" w:date="2025-11-24T11:47:00Z" w16du:dateUtc="2025-11-24T06:17:00Z">
            <w:rPr>
              <w:sz w:val="32"/>
              <w:szCs w:val="32"/>
            </w:rPr>
          </w:rPrChange>
        </w:rPr>
      </w:pPr>
      <w:r>
        <w:rPr>
          <w:rFonts w:ascii="Arial" w:hAnsi="Arial"/>
          <w:sz w:val="32"/>
          <w:rPrChange w:id="666" w:author="Microsoft Word" w:date="2025-11-24T11:47:00Z" w16du:dateUtc="2025-11-24T06:17:00Z">
            <w:rPr>
              <w:sz w:val="32"/>
              <w:szCs w:val="32"/>
            </w:rPr>
          </w:rPrChange>
        </w:rPr>
        <w:t>plt.title('ROC Curve - Logistic Regression')</w:t>
      </w:r>
    </w:p>
    <w:p w14:paraId="41FD9B2E" w14:textId="77777777" w:rsidR="00E33698" w:rsidRDefault="00E33698" w:rsidP="00466916">
      <w:pPr>
        <w:jc w:val="both"/>
        <w:rPr>
          <w:rFonts w:ascii="Arial" w:hAnsi="Arial"/>
          <w:sz w:val="32"/>
          <w:rPrChange w:id="667" w:author="Microsoft Word" w:date="2025-11-24T11:47:00Z" w16du:dateUtc="2025-11-24T06:17:00Z">
            <w:rPr>
              <w:sz w:val="32"/>
              <w:szCs w:val="32"/>
            </w:rPr>
          </w:rPrChange>
        </w:rPr>
      </w:pPr>
      <w:r>
        <w:rPr>
          <w:rFonts w:ascii="Arial" w:hAnsi="Arial"/>
          <w:sz w:val="32"/>
          <w:rPrChange w:id="668" w:author="Microsoft Word" w:date="2025-11-24T11:47:00Z" w16du:dateUtc="2025-11-24T06:17:00Z">
            <w:rPr>
              <w:sz w:val="32"/>
              <w:szCs w:val="32"/>
            </w:rPr>
          </w:rPrChange>
        </w:rPr>
        <w:t>plt.xlabel('False Positive Rate')</w:t>
      </w:r>
    </w:p>
    <w:p w14:paraId="393708E8" w14:textId="77777777" w:rsidR="00E33698" w:rsidRDefault="00E33698" w:rsidP="00466916">
      <w:pPr>
        <w:jc w:val="both"/>
        <w:rPr>
          <w:rFonts w:ascii="Arial" w:hAnsi="Arial"/>
          <w:sz w:val="32"/>
          <w:rPrChange w:id="669" w:author="Microsoft Word" w:date="2025-11-24T11:47:00Z" w16du:dateUtc="2025-11-24T06:17:00Z">
            <w:rPr>
              <w:sz w:val="32"/>
              <w:szCs w:val="32"/>
            </w:rPr>
          </w:rPrChange>
        </w:rPr>
      </w:pPr>
      <w:r>
        <w:rPr>
          <w:rFonts w:ascii="Arial" w:hAnsi="Arial"/>
          <w:sz w:val="32"/>
          <w:rPrChange w:id="670" w:author="Microsoft Word" w:date="2025-11-24T11:47:00Z" w16du:dateUtc="2025-11-24T06:17:00Z">
            <w:rPr>
              <w:sz w:val="32"/>
              <w:szCs w:val="32"/>
            </w:rPr>
          </w:rPrChange>
        </w:rPr>
        <w:t>plt.ylabel('True Positive Rate')</w:t>
      </w:r>
    </w:p>
    <w:p w14:paraId="0F5D73EA" w14:textId="77777777" w:rsidR="00E33698" w:rsidRDefault="00E33698" w:rsidP="00466916">
      <w:pPr>
        <w:jc w:val="both"/>
        <w:rPr>
          <w:rFonts w:ascii="Arial" w:hAnsi="Arial"/>
          <w:sz w:val="32"/>
          <w:rPrChange w:id="671" w:author="Microsoft Word" w:date="2025-11-24T11:47:00Z" w16du:dateUtc="2025-11-24T06:17:00Z">
            <w:rPr>
              <w:sz w:val="32"/>
              <w:szCs w:val="32"/>
            </w:rPr>
          </w:rPrChange>
        </w:rPr>
      </w:pPr>
      <w:r>
        <w:rPr>
          <w:rFonts w:ascii="Arial" w:hAnsi="Arial"/>
          <w:sz w:val="32"/>
          <w:rPrChange w:id="672" w:author="Microsoft Word" w:date="2025-11-24T11:47:00Z" w16du:dateUtc="2025-11-24T06:17:00Z">
            <w:rPr>
              <w:sz w:val="32"/>
              <w:szCs w:val="32"/>
            </w:rPr>
          </w:rPrChange>
        </w:rPr>
        <w:t>plt.legend()</w:t>
      </w:r>
    </w:p>
    <w:p w14:paraId="0F34A45D" w14:textId="77777777" w:rsidR="00E33698" w:rsidRDefault="00E33698" w:rsidP="00466916">
      <w:pPr>
        <w:jc w:val="both"/>
        <w:rPr>
          <w:rFonts w:ascii="Arial" w:hAnsi="Arial"/>
          <w:sz w:val="32"/>
          <w:rPrChange w:id="673" w:author="Microsoft Word" w:date="2025-11-24T11:47:00Z" w16du:dateUtc="2025-11-24T06:17:00Z">
            <w:rPr>
              <w:sz w:val="32"/>
              <w:szCs w:val="32"/>
            </w:rPr>
          </w:rPrChange>
        </w:rPr>
      </w:pPr>
      <w:r>
        <w:rPr>
          <w:rFonts w:ascii="Arial" w:hAnsi="Arial"/>
          <w:sz w:val="32"/>
          <w:rPrChange w:id="674" w:author="Microsoft Word" w:date="2025-11-24T11:47:00Z" w16du:dateUtc="2025-11-24T06:17:00Z">
            <w:rPr>
              <w:sz w:val="32"/>
              <w:szCs w:val="32"/>
            </w:rPr>
          </w:rPrChange>
        </w:rPr>
        <w:t>plt.grid(True, alpha=0.3)</w:t>
      </w:r>
    </w:p>
    <w:p w14:paraId="71923AC8" w14:textId="77777777" w:rsidR="00E33698" w:rsidRDefault="00E33698" w:rsidP="00466916">
      <w:pPr>
        <w:jc w:val="both"/>
        <w:rPr>
          <w:rFonts w:ascii="Arial" w:hAnsi="Arial"/>
          <w:sz w:val="32"/>
          <w:rPrChange w:id="675" w:author="Microsoft Word" w:date="2025-11-24T11:47:00Z" w16du:dateUtc="2025-11-24T06:17:00Z">
            <w:rPr>
              <w:sz w:val="32"/>
              <w:szCs w:val="32"/>
            </w:rPr>
          </w:rPrChange>
        </w:rPr>
      </w:pPr>
      <w:r>
        <w:rPr>
          <w:rFonts w:ascii="Arial" w:hAnsi="Arial"/>
          <w:sz w:val="32"/>
          <w:rPrChange w:id="676" w:author="Microsoft Word" w:date="2025-11-24T11:47:00Z" w16du:dateUtc="2025-11-24T06:17:00Z">
            <w:rPr>
              <w:sz w:val="32"/>
              <w:szCs w:val="32"/>
            </w:rPr>
          </w:rPrChange>
        </w:rPr>
        <w:t>plt.tight_layout()</w:t>
      </w:r>
    </w:p>
    <w:p w14:paraId="11E5F0F0" w14:textId="77777777" w:rsidR="00E33698" w:rsidRDefault="00E33698" w:rsidP="00466916">
      <w:pPr>
        <w:jc w:val="both"/>
        <w:rPr>
          <w:rFonts w:ascii="Arial" w:hAnsi="Arial"/>
          <w:sz w:val="32"/>
          <w:rPrChange w:id="677" w:author="Microsoft Word" w:date="2025-11-24T11:47:00Z" w16du:dateUtc="2025-11-24T06:17:00Z">
            <w:rPr>
              <w:sz w:val="32"/>
              <w:szCs w:val="32"/>
            </w:rPr>
          </w:rPrChange>
        </w:rPr>
      </w:pPr>
      <w:r>
        <w:rPr>
          <w:rFonts w:ascii="Arial" w:hAnsi="Arial"/>
          <w:sz w:val="32"/>
          <w:rPrChange w:id="678" w:author="Microsoft Word" w:date="2025-11-24T11:47:00Z" w16du:dateUtc="2025-11-24T06:17:00Z">
            <w:rPr>
              <w:sz w:val="32"/>
              <w:szCs w:val="32"/>
            </w:rPr>
          </w:rPrChange>
        </w:rPr>
        <w:t>plt.show()</w:t>
      </w:r>
    </w:p>
    <w:p w14:paraId="48052217" w14:textId="4A5AF25C" w:rsidR="00E33698" w:rsidRDefault="00E33698" w:rsidP="00466916">
      <w:pPr>
        <w:jc w:val="both"/>
        <w:rPr>
          <w:rFonts w:ascii="Arial" w:hAnsi="Arial"/>
          <w:b/>
          <w:i/>
          <w:sz w:val="36"/>
          <w:rPrChange w:id="679" w:author="Microsoft Word" w:date="2025-11-24T11:47:00Z" w16du:dateUtc="2025-11-24T06:17:00Z">
            <w:rPr>
              <w:b/>
              <w:bCs/>
              <w:i/>
              <w:iCs/>
              <w:sz w:val="36"/>
              <w:szCs w:val="36"/>
            </w:rPr>
          </w:rPrChange>
        </w:rPr>
      </w:pPr>
      <w:r>
        <w:rPr>
          <w:rFonts w:ascii="Arial" w:hAnsi="Arial"/>
          <w:b/>
          <w:i/>
          <w:sz w:val="36"/>
          <w:rPrChange w:id="680" w:author="Microsoft Word" w:date="2025-11-24T11:47:00Z" w16du:dateUtc="2025-11-24T06:17:00Z">
            <w:rPr>
              <w:b/>
              <w:bCs/>
              <w:i/>
              <w:iCs/>
              <w:sz w:val="36"/>
              <w:szCs w:val="36"/>
            </w:rPr>
          </w:rPrChange>
        </w:rPr>
        <w:t>Output :</w:t>
      </w:r>
    </w:p>
    <w:p w14:paraId="5CE7410B" w14:textId="77777777" w:rsidR="00E33698" w:rsidRDefault="00E33698" w:rsidP="00466916">
      <w:pPr>
        <w:jc w:val="both"/>
        <w:rPr>
          <w:rFonts w:ascii="Arial" w:hAnsi="Arial"/>
          <w:sz w:val="32"/>
          <w:rPrChange w:id="681" w:author="Microsoft Word" w:date="2025-11-24T11:47:00Z" w16du:dateUtc="2025-11-24T06:17:00Z">
            <w:rPr>
              <w:sz w:val="32"/>
              <w:szCs w:val="32"/>
            </w:rPr>
          </w:rPrChange>
        </w:rPr>
      </w:pPr>
    </w:p>
    <w:p w14:paraId="4D78D61B" w14:textId="77777777" w:rsidR="00751083" w:rsidRDefault="00000000">
      <w:pPr>
        <w:jc w:val="both"/>
        <w:rPr>
          <w:del w:id="682" w:author="Microsoft Word" w:date="2025-11-24T11:47:00Z" w16du:dateUtc="2025-11-24T06:17:00Z"/>
          <w:rFonts w:ascii="Arial" w:hAnsi="Arial" w:cs="Arial"/>
          <w:b/>
          <w:bCs/>
          <w:sz w:val="36"/>
          <w:szCs w:val="36"/>
        </w:rPr>
      </w:pPr>
      <w:del w:id="683" w:author="Microsoft Word" w:date="2025-11-24T11:47:00Z" w16du:dateUtc="2025-11-24T06:17:00Z">
        <w:r>
          <w:rPr>
            <w:rFonts w:ascii="Arial" w:hAnsi="Arial" w:cs="Arial"/>
            <w:b/>
            <w:bCs/>
            <w:noProof/>
            <w:sz w:val="36"/>
            <w:szCs w:val="36"/>
          </w:rPr>
          <w:drawing>
            <wp:inline distT="0" distB="0" distL="0" distR="0" wp14:anchorId="2FBAB8A1" wp14:editId="2949C4C4">
              <wp:extent cx="5731510" cy="3974465"/>
              <wp:effectExtent l="0" t="0" r="13970" b="3175"/>
              <wp:docPr id="4436669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73305" name="Picture 1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3974465"/>
                      </a:xfrm>
                      <a:prstGeom prst="rect">
                        <a:avLst/>
                      </a:prstGeom>
                    </pic:spPr>
                  </pic:pic>
                </a:graphicData>
              </a:graphic>
            </wp:inline>
          </w:drawing>
        </w:r>
      </w:del>
    </w:p>
    <w:p w14:paraId="5F057F9B" w14:textId="0FBB98B9" w:rsidR="00E33698" w:rsidRDefault="00A919AB" w:rsidP="00466916">
      <w:pPr>
        <w:jc w:val="both"/>
        <w:rPr>
          <w:ins w:id="684" w:author="Microsoft Word" w:date="2025-11-24T11:47:00Z" w16du:dateUtc="2025-11-24T06:17:00Z"/>
          <w:b/>
          <w:bCs/>
          <w:sz w:val="36"/>
          <w:szCs w:val="36"/>
        </w:rPr>
      </w:pPr>
      <w:ins w:id="685" w:author="Microsoft Word" w:date="2025-11-24T11:47:00Z" w16du:dateUtc="2025-11-24T06:17:00Z">
        <w:r>
          <w:rPr>
            <w:b/>
            <w:bCs/>
            <w:noProof/>
            <w:sz w:val="36"/>
            <w:szCs w:val="36"/>
          </w:rPr>
          <w:drawing>
            <wp:inline distT="0" distB="0" distL="0" distR="0" wp14:anchorId="2ADEAD3A" wp14:editId="56D03D6C">
              <wp:extent cx="5731510" cy="4130040"/>
              <wp:effectExtent l="0" t="0" r="2540" b="3810"/>
              <wp:docPr id="15610733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73305" name="Picture 1561073305"/>
                      <pic:cNvPicPr/>
                    </pic:nvPicPr>
                    <pic:blipFill>
                      <a:blip r:embed="rId12">
                        <a:extLst>
                          <a:ext uri="{28A0092B-C50C-407E-A947-70E740481C1C}">
                            <a14:useLocalDpi xmlns:a14="http://schemas.microsoft.com/office/drawing/2010/main" val="0"/>
                          </a:ext>
                        </a:extLst>
                      </a:blip>
                      <a:stretch>
                        <a:fillRect/>
                      </a:stretch>
                    </pic:blipFill>
                    <pic:spPr>
                      <a:xfrm>
                        <a:off x="0" y="0"/>
                        <a:ext cx="5731510" cy="4130040"/>
                      </a:xfrm>
                      <a:prstGeom prst="rect">
                        <a:avLst/>
                      </a:prstGeom>
                    </pic:spPr>
                  </pic:pic>
                </a:graphicData>
              </a:graphic>
            </wp:inline>
          </w:drawing>
        </w:r>
      </w:ins>
    </w:p>
    <w:p w14:paraId="1EF857B9" w14:textId="77777777" w:rsidR="00C93556" w:rsidRDefault="00C93556" w:rsidP="00466916">
      <w:pPr>
        <w:ind w:firstLine="720"/>
        <w:jc w:val="both"/>
        <w:rPr>
          <w:rFonts w:ascii="Arial" w:hAnsi="Arial"/>
          <w:b/>
          <w:sz w:val="40"/>
          <w:rPrChange w:id="686" w:author="Microsoft Word" w:date="2025-11-24T11:47:00Z" w16du:dateUtc="2025-11-24T06:17:00Z">
            <w:rPr>
              <w:b/>
              <w:bCs/>
              <w:sz w:val="40"/>
              <w:szCs w:val="40"/>
            </w:rPr>
          </w:rPrChange>
        </w:rPr>
      </w:pPr>
    </w:p>
    <w:p w14:paraId="02535949" w14:textId="45DBDE9F" w:rsidR="00A919AB" w:rsidRDefault="00A919AB" w:rsidP="00466916">
      <w:pPr>
        <w:ind w:firstLine="720"/>
        <w:jc w:val="center"/>
        <w:rPr>
          <w:rFonts w:ascii="Arial" w:hAnsi="Arial"/>
          <w:b/>
          <w:sz w:val="40"/>
          <w:rPrChange w:id="687" w:author="Microsoft Word" w:date="2025-11-24T11:47:00Z" w16du:dateUtc="2025-11-24T06:17:00Z">
            <w:rPr>
              <w:b/>
              <w:bCs/>
              <w:sz w:val="40"/>
              <w:szCs w:val="40"/>
            </w:rPr>
          </w:rPrChange>
        </w:rPr>
      </w:pPr>
      <w:r>
        <w:rPr>
          <w:rFonts w:ascii="Arial" w:hAnsi="Arial"/>
          <w:b/>
          <w:sz w:val="40"/>
          <w:rPrChange w:id="688" w:author="Microsoft Word" w:date="2025-11-24T11:47:00Z" w16du:dateUtc="2025-11-24T06:17:00Z">
            <w:rPr>
              <w:b/>
              <w:bCs/>
              <w:sz w:val="40"/>
              <w:szCs w:val="40"/>
            </w:rPr>
          </w:rPrChange>
        </w:rPr>
        <w:lastRenderedPageBreak/>
        <w:t>Experiment:-7</w:t>
      </w:r>
    </w:p>
    <w:p w14:paraId="7D6AD3E4" w14:textId="211D7662" w:rsidR="00A919AB" w:rsidRDefault="00A919AB" w:rsidP="00466916">
      <w:pPr>
        <w:jc w:val="both"/>
        <w:rPr>
          <w:rFonts w:ascii="Arial" w:hAnsi="Arial"/>
          <w:b/>
          <w:i/>
          <w:sz w:val="36"/>
          <w:rPrChange w:id="689" w:author="Microsoft Word" w:date="2025-11-24T11:47:00Z" w16du:dateUtc="2025-11-24T06:17:00Z">
            <w:rPr>
              <w:b/>
              <w:bCs/>
              <w:i/>
              <w:iCs/>
              <w:sz w:val="36"/>
              <w:szCs w:val="36"/>
            </w:rPr>
          </w:rPrChange>
        </w:rPr>
      </w:pPr>
      <w:r>
        <w:rPr>
          <w:rFonts w:ascii="Arial" w:hAnsi="Arial"/>
          <w:b/>
          <w:i/>
          <w:sz w:val="36"/>
          <w:rPrChange w:id="690" w:author="Microsoft Word" w:date="2025-11-24T11:47:00Z" w16du:dateUtc="2025-11-24T06:17:00Z">
            <w:rPr>
              <w:b/>
              <w:bCs/>
              <w:i/>
              <w:iCs/>
              <w:sz w:val="36"/>
              <w:szCs w:val="36"/>
            </w:rPr>
          </w:rPrChange>
        </w:rPr>
        <w:t>Aim:</w:t>
      </w:r>
    </w:p>
    <w:p w14:paraId="6BD9EBB9" w14:textId="77777777" w:rsidR="00A919AB" w:rsidRDefault="00A919AB" w:rsidP="00466916">
      <w:pPr>
        <w:jc w:val="both"/>
        <w:rPr>
          <w:rFonts w:ascii="Arial" w:hAnsi="Arial"/>
          <w:sz w:val="32"/>
          <w:rPrChange w:id="691" w:author="Microsoft Word" w:date="2025-11-24T11:47:00Z" w16du:dateUtc="2025-11-24T06:17:00Z">
            <w:rPr>
              <w:sz w:val="32"/>
              <w:szCs w:val="32"/>
            </w:rPr>
          </w:rPrChange>
        </w:rPr>
      </w:pPr>
      <w:r>
        <w:rPr>
          <w:rFonts w:ascii="Arial" w:hAnsi="Arial"/>
          <w:sz w:val="32"/>
          <w:rPrChange w:id="692" w:author="Microsoft Word" w:date="2025-11-24T11:47:00Z" w16du:dateUtc="2025-11-24T06:17:00Z">
            <w:rPr>
              <w:sz w:val="32"/>
              <w:szCs w:val="32"/>
            </w:rPr>
          </w:rPrChange>
        </w:rPr>
        <w:t>Implement the Decision Tree algorithm on a given dataset.</w:t>
      </w:r>
    </w:p>
    <w:p w14:paraId="4127B869" w14:textId="77777777" w:rsidR="00A919AB" w:rsidRDefault="00A919AB" w:rsidP="00466916">
      <w:pPr>
        <w:jc w:val="both"/>
        <w:rPr>
          <w:rFonts w:ascii="Arial" w:hAnsi="Arial"/>
          <w:b/>
          <w:i/>
          <w:sz w:val="36"/>
          <w:rPrChange w:id="693" w:author="Microsoft Word" w:date="2025-11-24T11:47:00Z" w16du:dateUtc="2025-11-24T06:17:00Z">
            <w:rPr>
              <w:b/>
              <w:bCs/>
              <w:i/>
              <w:iCs/>
              <w:sz w:val="36"/>
              <w:szCs w:val="36"/>
            </w:rPr>
          </w:rPrChange>
        </w:rPr>
      </w:pPr>
      <w:r>
        <w:rPr>
          <w:rFonts w:ascii="Arial" w:hAnsi="Arial"/>
          <w:b/>
          <w:i/>
          <w:sz w:val="36"/>
          <w:rPrChange w:id="694" w:author="Microsoft Word" w:date="2025-11-24T11:47:00Z" w16du:dateUtc="2025-11-24T06:17:00Z">
            <w:rPr>
              <w:b/>
              <w:bCs/>
              <w:i/>
              <w:iCs/>
              <w:sz w:val="36"/>
              <w:szCs w:val="36"/>
            </w:rPr>
          </w:rPrChange>
        </w:rPr>
        <w:t>Description:</w:t>
      </w:r>
    </w:p>
    <w:p w14:paraId="2BDA6239" w14:textId="77777777" w:rsidR="00A919AB" w:rsidRDefault="00A919AB" w:rsidP="00466916">
      <w:pPr>
        <w:ind w:firstLine="720"/>
        <w:jc w:val="both"/>
        <w:rPr>
          <w:rFonts w:ascii="Arial" w:hAnsi="Arial"/>
          <w:sz w:val="32"/>
          <w:rPrChange w:id="695" w:author="Microsoft Word" w:date="2025-11-24T11:47:00Z" w16du:dateUtc="2025-11-24T06:17:00Z">
            <w:rPr>
              <w:sz w:val="32"/>
              <w:szCs w:val="32"/>
            </w:rPr>
          </w:rPrChange>
        </w:rPr>
      </w:pPr>
      <w:r>
        <w:rPr>
          <w:rFonts w:ascii="Arial" w:hAnsi="Arial"/>
          <w:sz w:val="32"/>
          <w:rPrChange w:id="696" w:author="Microsoft Word" w:date="2025-11-24T11:47:00Z" w16du:dateUtc="2025-11-24T06:17:00Z">
            <w:rPr>
              <w:sz w:val="32"/>
              <w:szCs w:val="32"/>
            </w:rPr>
          </w:rPrChange>
        </w:rPr>
        <w:t>This program implements a Decision Tree Classifier on the Wine dataset for multi-class classification into three wine types. It loads the built-in dataset with 178 samples and 13 features, then splits the data into 70% training and 30% testing sets using a fixed random state. The model is trained, and predictions are evaluated with accuracy, a detailed classification report including precision, recall, and F1-score, and an implicit confusion matrix. It computes feature importance, selects the top 5 features, prints their names and scores, and visualizes them in a horizontal bar plot. The entire process is compact, clear, and runs efficiently in a standalone format.</w:t>
      </w:r>
    </w:p>
    <w:p w14:paraId="73F6E285" w14:textId="77777777" w:rsidR="00A919AB" w:rsidRDefault="00A919AB" w:rsidP="00466916">
      <w:pPr>
        <w:jc w:val="both"/>
        <w:rPr>
          <w:rFonts w:ascii="Arial" w:hAnsi="Arial"/>
          <w:b/>
          <w:i/>
          <w:sz w:val="36"/>
          <w:rPrChange w:id="697" w:author="Microsoft Word" w:date="2025-11-24T11:47:00Z" w16du:dateUtc="2025-11-24T06:17:00Z">
            <w:rPr>
              <w:b/>
              <w:bCs/>
              <w:i/>
              <w:iCs/>
              <w:sz w:val="36"/>
              <w:szCs w:val="36"/>
            </w:rPr>
          </w:rPrChange>
        </w:rPr>
      </w:pPr>
      <w:r>
        <w:rPr>
          <w:rFonts w:ascii="Arial" w:hAnsi="Arial"/>
          <w:b/>
          <w:i/>
          <w:sz w:val="36"/>
          <w:rPrChange w:id="698" w:author="Microsoft Word" w:date="2025-11-24T11:47:00Z" w16du:dateUtc="2025-11-24T06:17:00Z">
            <w:rPr>
              <w:b/>
              <w:bCs/>
              <w:i/>
              <w:iCs/>
              <w:sz w:val="36"/>
              <w:szCs w:val="36"/>
            </w:rPr>
          </w:rPrChange>
        </w:rPr>
        <w:t>Dataset Link:</w:t>
      </w:r>
    </w:p>
    <w:p w14:paraId="1BE30827" w14:textId="0E0E6999" w:rsidR="00A919AB" w:rsidRDefault="00A919AB" w:rsidP="00466916">
      <w:pPr>
        <w:jc w:val="both"/>
        <w:rPr>
          <w:rFonts w:ascii="Arial" w:hAnsi="Arial"/>
          <w:sz w:val="32"/>
          <w:rPrChange w:id="699" w:author="Microsoft Word" w:date="2025-11-24T11:47:00Z" w16du:dateUtc="2025-11-24T06:17:00Z">
            <w:rPr>
              <w:sz w:val="32"/>
              <w:szCs w:val="32"/>
            </w:rPr>
          </w:rPrChange>
        </w:rPr>
      </w:pPr>
      <w:r>
        <w:rPr>
          <w:rFonts w:ascii="Arial" w:hAnsi="Arial"/>
          <w:sz w:val="32"/>
          <w:rPrChange w:id="700" w:author="Microsoft Word" w:date="2025-11-24T11:47:00Z" w16du:dateUtc="2025-11-24T06:17:00Z">
            <w:rPr>
              <w:sz w:val="32"/>
              <w:szCs w:val="32"/>
            </w:rPr>
          </w:rPrChange>
        </w:rPr>
        <w:t xml:space="preserve"> Built-in: sklearn.datasets.load_wine </w:t>
      </w:r>
      <w:del w:id="701" w:author="Microsoft Word" w:date="2025-11-24T11:47:00Z" w16du:dateUtc="2025-11-24T06:17:00Z">
        <w:r w:rsidR="00000000">
          <w:fldChar w:fldCharType="begin"/>
        </w:r>
        <w:r w:rsidR="00000000">
          <w:rPr>
            <w:rFonts w:ascii="Arial" w:hAnsi="Arial" w:cs="Arial"/>
          </w:rPr>
          <w:delInstrText xml:space="preserve"> HYPERLINK "file:///C:\\Users\\power\\WPS%20Cloud%20Files\\325910305\\Roaming%20Document\\Machine%20Learning%20Lab%20Programs%20List.docx" \l "wine-recognition-dataset" </w:delInstrText>
        </w:r>
        <w:r w:rsidR="00000000">
          <w:fldChar w:fldCharType="separate"/>
        </w:r>
        <w:r w:rsidR="00000000">
          <w:rPr>
            <w:rStyle w:val="Hyperlink"/>
            <w:rFonts w:ascii="Arial" w:hAnsi="Arial" w:cs="Arial"/>
            <w:sz w:val="32"/>
            <w:szCs w:val="32"/>
          </w:rPr>
          <w:delText>Link</w:delText>
        </w:r>
        <w:r w:rsidR="00000000">
          <w:rPr>
            <w:rStyle w:val="Hyperlink"/>
            <w:rFonts w:ascii="Arial" w:hAnsi="Arial" w:cs="Arial"/>
            <w:sz w:val="32"/>
            <w:szCs w:val="32"/>
          </w:rPr>
          <w:fldChar w:fldCharType="end"/>
        </w:r>
      </w:del>
      <w:ins w:id="702" w:author="Microsoft Word" w:date="2025-11-24T11:47:00Z" w16du:dateUtc="2025-11-24T06:17:00Z">
        <w:r>
          <w:fldChar w:fldCharType="begin"/>
        </w:r>
        <w:r>
          <w:instrText>HYPERLINK "file:///C:\\Users\\power\\WPS%20Cloud%20Files\\325910305\\Roaming%20Document\\Machine%20Learning%20Lab%20Programs%20List.docx" \l "wine-recognition-dataset"</w:instrText>
        </w:r>
        <w:r>
          <w:fldChar w:fldCharType="separate"/>
        </w:r>
        <w:r w:rsidRPr="00A919AB">
          <w:rPr>
            <w:rStyle w:val="Hyperlink"/>
            <w:sz w:val="32"/>
            <w:szCs w:val="32"/>
          </w:rPr>
          <w:t>Link</w:t>
        </w:r>
        <w:r>
          <w:fldChar w:fldCharType="end"/>
        </w:r>
      </w:ins>
    </w:p>
    <w:p w14:paraId="5C6B59DF" w14:textId="77777777" w:rsidR="00A919AB" w:rsidRDefault="00A919AB" w:rsidP="00466916">
      <w:pPr>
        <w:jc w:val="both"/>
        <w:rPr>
          <w:rFonts w:ascii="Arial" w:hAnsi="Arial"/>
          <w:b/>
          <w:i/>
          <w:sz w:val="36"/>
          <w:rPrChange w:id="703" w:author="Microsoft Word" w:date="2025-11-24T11:47:00Z" w16du:dateUtc="2025-11-24T06:17:00Z">
            <w:rPr>
              <w:b/>
              <w:bCs/>
              <w:i/>
              <w:iCs/>
              <w:sz w:val="36"/>
              <w:szCs w:val="36"/>
            </w:rPr>
          </w:rPrChange>
        </w:rPr>
      </w:pPr>
      <w:r>
        <w:rPr>
          <w:rFonts w:ascii="Arial" w:hAnsi="Arial"/>
          <w:b/>
          <w:i/>
          <w:sz w:val="36"/>
          <w:rPrChange w:id="704" w:author="Microsoft Word" w:date="2025-11-24T11:47:00Z" w16du:dateUtc="2025-11-24T06:17:00Z">
            <w:rPr>
              <w:b/>
              <w:bCs/>
              <w:i/>
              <w:iCs/>
              <w:sz w:val="36"/>
              <w:szCs w:val="36"/>
            </w:rPr>
          </w:rPrChange>
        </w:rPr>
        <w:t>Program:</w:t>
      </w:r>
    </w:p>
    <w:p w14:paraId="1D63B055" w14:textId="77777777" w:rsidR="00A919AB" w:rsidRDefault="00A919AB" w:rsidP="00466916">
      <w:pPr>
        <w:jc w:val="both"/>
        <w:rPr>
          <w:rFonts w:ascii="Arial" w:hAnsi="Arial"/>
          <w:sz w:val="32"/>
          <w:rPrChange w:id="705" w:author="Microsoft Word" w:date="2025-11-24T11:47:00Z" w16du:dateUtc="2025-11-24T06:17:00Z">
            <w:rPr>
              <w:sz w:val="32"/>
              <w:szCs w:val="32"/>
            </w:rPr>
          </w:rPrChange>
        </w:rPr>
      </w:pPr>
      <w:r>
        <w:rPr>
          <w:rFonts w:ascii="Arial" w:hAnsi="Arial"/>
          <w:sz w:val="32"/>
          <w:rPrChange w:id="706" w:author="Microsoft Word" w:date="2025-11-24T11:47:00Z" w16du:dateUtc="2025-11-24T06:17:00Z">
            <w:rPr>
              <w:sz w:val="32"/>
              <w:szCs w:val="32"/>
            </w:rPr>
          </w:rPrChange>
        </w:rPr>
        <w:t>import matplotlib.pyplot as plt</w:t>
      </w:r>
    </w:p>
    <w:p w14:paraId="14706B13" w14:textId="77777777" w:rsidR="00A919AB" w:rsidRDefault="00A919AB" w:rsidP="00466916">
      <w:pPr>
        <w:jc w:val="both"/>
        <w:rPr>
          <w:rFonts w:ascii="Arial" w:hAnsi="Arial"/>
          <w:sz w:val="32"/>
          <w:rPrChange w:id="707" w:author="Microsoft Word" w:date="2025-11-24T11:47:00Z" w16du:dateUtc="2025-11-24T06:17:00Z">
            <w:rPr>
              <w:sz w:val="32"/>
              <w:szCs w:val="32"/>
            </w:rPr>
          </w:rPrChange>
        </w:rPr>
      </w:pPr>
      <w:r>
        <w:rPr>
          <w:rFonts w:ascii="Arial" w:hAnsi="Arial"/>
          <w:sz w:val="32"/>
          <w:rPrChange w:id="708" w:author="Microsoft Word" w:date="2025-11-24T11:47:00Z" w16du:dateUtc="2025-11-24T06:17:00Z">
            <w:rPr>
              <w:sz w:val="32"/>
              <w:szCs w:val="32"/>
            </w:rPr>
          </w:rPrChange>
        </w:rPr>
        <w:t>from sklearn.datasets import load_wine</w:t>
      </w:r>
    </w:p>
    <w:p w14:paraId="37C8623D" w14:textId="77777777" w:rsidR="00A919AB" w:rsidRDefault="00A919AB" w:rsidP="00466916">
      <w:pPr>
        <w:jc w:val="both"/>
        <w:rPr>
          <w:rFonts w:ascii="Arial" w:hAnsi="Arial"/>
          <w:sz w:val="32"/>
          <w:rPrChange w:id="709" w:author="Microsoft Word" w:date="2025-11-24T11:47:00Z" w16du:dateUtc="2025-11-24T06:17:00Z">
            <w:rPr>
              <w:sz w:val="32"/>
              <w:szCs w:val="32"/>
            </w:rPr>
          </w:rPrChange>
        </w:rPr>
      </w:pPr>
      <w:r>
        <w:rPr>
          <w:rFonts w:ascii="Arial" w:hAnsi="Arial"/>
          <w:sz w:val="32"/>
          <w:rPrChange w:id="710" w:author="Microsoft Word" w:date="2025-11-24T11:47:00Z" w16du:dateUtc="2025-11-24T06:17:00Z">
            <w:rPr>
              <w:sz w:val="32"/>
              <w:szCs w:val="32"/>
            </w:rPr>
          </w:rPrChange>
        </w:rPr>
        <w:t>from sklearn.tree import DecisionTreeClassifier</w:t>
      </w:r>
    </w:p>
    <w:p w14:paraId="1D6D89B1" w14:textId="77777777" w:rsidR="00A919AB" w:rsidRDefault="00A919AB" w:rsidP="00466916">
      <w:pPr>
        <w:jc w:val="both"/>
        <w:rPr>
          <w:rFonts w:ascii="Arial" w:hAnsi="Arial"/>
          <w:sz w:val="32"/>
          <w:rPrChange w:id="711" w:author="Microsoft Word" w:date="2025-11-24T11:47:00Z" w16du:dateUtc="2025-11-24T06:17:00Z">
            <w:rPr>
              <w:sz w:val="32"/>
              <w:szCs w:val="32"/>
            </w:rPr>
          </w:rPrChange>
        </w:rPr>
      </w:pPr>
      <w:r>
        <w:rPr>
          <w:rFonts w:ascii="Arial" w:hAnsi="Arial"/>
          <w:sz w:val="32"/>
          <w:rPrChange w:id="712" w:author="Microsoft Word" w:date="2025-11-24T11:47:00Z" w16du:dateUtc="2025-11-24T06:17:00Z">
            <w:rPr>
              <w:sz w:val="32"/>
              <w:szCs w:val="32"/>
            </w:rPr>
          </w:rPrChange>
        </w:rPr>
        <w:t>from sklearn.model_selection import train_test_split</w:t>
      </w:r>
    </w:p>
    <w:p w14:paraId="0E480260" w14:textId="77777777" w:rsidR="00A919AB" w:rsidRDefault="00A919AB" w:rsidP="00466916">
      <w:pPr>
        <w:jc w:val="both"/>
        <w:rPr>
          <w:rFonts w:ascii="Arial" w:hAnsi="Arial"/>
          <w:sz w:val="32"/>
          <w:rPrChange w:id="713" w:author="Microsoft Word" w:date="2025-11-24T11:47:00Z" w16du:dateUtc="2025-11-24T06:17:00Z">
            <w:rPr>
              <w:sz w:val="32"/>
              <w:szCs w:val="32"/>
            </w:rPr>
          </w:rPrChange>
        </w:rPr>
      </w:pPr>
      <w:r>
        <w:rPr>
          <w:rFonts w:ascii="Arial" w:hAnsi="Arial"/>
          <w:sz w:val="32"/>
          <w:rPrChange w:id="714" w:author="Microsoft Word" w:date="2025-11-24T11:47:00Z" w16du:dateUtc="2025-11-24T06:17:00Z">
            <w:rPr>
              <w:sz w:val="32"/>
              <w:szCs w:val="32"/>
            </w:rPr>
          </w:rPrChange>
        </w:rPr>
        <w:t>from sklearn.metrics import accuracy_score, classification_report</w:t>
      </w:r>
    </w:p>
    <w:p w14:paraId="7B8FE3C1" w14:textId="77777777" w:rsidR="00A919AB" w:rsidRDefault="00A919AB" w:rsidP="00466916">
      <w:pPr>
        <w:jc w:val="both"/>
        <w:rPr>
          <w:rFonts w:ascii="Arial" w:hAnsi="Arial"/>
          <w:sz w:val="32"/>
          <w:rPrChange w:id="715" w:author="Microsoft Word" w:date="2025-11-24T11:47:00Z" w16du:dateUtc="2025-11-24T06:17:00Z">
            <w:rPr>
              <w:sz w:val="32"/>
              <w:szCs w:val="32"/>
            </w:rPr>
          </w:rPrChange>
        </w:rPr>
      </w:pPr>
      <w:r>
        <w:rPr>
          <w:rFonts w:ascii="Arial" w:hAnsi="Arial"/>
          <w:i/>
          <w:sz w:val="32"/>
          <w:rPrChange w:id="716" w:author="Microsoft Word" w:date="2025-11-24T11:47:00Z" w16du:dateUtc="2025-11-24T06:17:00Z">
            <w:rPr>
              <w:i/>
              <w:iCs/>
              <w:sz w:val="32"/>
              <w:szCs w:val="32"/>
            </w:rPr>
          </w:rPrChange>
        </w:rPr>
        <w:t># Load dataset</w:t>
      </w:r>
    </w:p>
    <w:p w14:paraId="5A215CDF" w14:textId="77777777" w:rsidR="00A919AB" w:rsidRDefault="00A919AB" w:rsidP="00466916">
      <w:pPr>
        <w:jc w:val="both"/>
        <w:rPr>
          <w:rFonts w:ascii="Arial" w:hAnsi="Arial"/>
          <w:sz w:val="32"/>
          <w:rPrChange w:id="717" w:author="Microsoft Word" w:date="2025-11-24T11:47:00Z" w16du:dateUtc="2025-11-24T06:17:00Z">
            <w:rPr>
              <w:sz w:val="32"/>
              <w:szCs w:val="32"/>
            </w:rPr>
          </w:rPrChange>
        </w:rPr>
      </w:pPr>
      <w:r>
        <w:rPr>
          <w:rFonts w:ascii="Arial" w:hAnsi="Arial"/>
          <w:sz w:val="32"/>
          <w:rPrChange w:id="718" w:author="Microsoft Word" w:date="2025-11-24T11:47:00Z" w16du:dateUtc="2025-11-24T06:17:00Z">
            <w:rPr>
              <w:sz w:val="32"/>
              <w:szCs w:val="32"/>
            </w:rPr>
          </w:rPrChange>
        </w:rPr>
        <w:lastRenderedPageBreak/>
        <w:t>data = load_wine()</w:t>
      </w:r>
    </w:p>
    <w:p w14:paraId="4CF4B74B" w14:textId="77777777" w:rsidR="00A919AB" w:rsidRDefault="00A919AB" w:rsidP="00466916">
      <w:pPr>
        <w:jc w:val="both"/>
        <w:rPr>
          <w:rFonts w:ascii="Arial" w:hAnsi="Arial"/>
          <w:sz w:val="32"/>
          <w:rPrChange w:id="719" w:author="Microsoft Word" w:date="2025-11-24T11:47:00Z" w16du:dateUtc="2025-11-24T06:17:00Z">
            <w:rPr>
              <w:sz w:val="32"/>
              <w:szCs w:val="32"/>
            </w:rPr>
          </w:rPrChange>
        </w:rPr>
      </w:pPr>
      <w:r>
        <w:rPr>
          <w:rFonts w:ascii="Arial" w:hAnsi="Arial"/>
          <w:sz w:val="32"/>
          <w:rPrChange w:id="720" w:author="Microsoft Word" w:date="2025-11-24T11:47:00Z" w16du:dateUtc="2025-11-24T06:17:00Z">
            <w:rPr>
              <w:sz w:val="32"/>
              <w:szCs w:val="32"/>
            </w:rPr>
          </w:rPrChange>
        </w:rPr>
        <w:t>X = data.data</w:t>
      </w:r>
    </w:p>
    <w:p w14:paraId="6328A1BE" w14:textId="77777777" w:rsidR="00A919AB" w:rsidRDefault="00A919AB" w:rsidP="00466916">
      <w:pPr>
        <w:jc w:val="both"/>
        <w:rPr>
          <w:rFonts w:ascii="Arial" w:hAnsi="Arial"/>
          <w:sz w:val="32"/>
          <w:rPrChange w:id="721" w:author="Microsoft Word" w:date="2025-11-24T11:47:00Z" w16du:dateUtc="2025-11-24T06:17:00Z">
            <w:rPr>
              <w:sz w:val="32"/>
              <w:szCs w:val="32"/>
            </w:rPr>
          </w:rPrChange>
        </w:rPr>
      </w:pPr>
      <w:r>
        <w:rPr>
          <w:rFonts w:ascii="Arial" w:hAnsi="Arial"/>
          <w:sz w:val="32"/>
          <w:rPrChange w:id="722" w:author="Microsoft Word" w:date="2025-11-24T11:47:00Z" w16du:dateUtc="2025-11-24T06:17:00Z">
            <w:rPr>
              <w:sz w:val="32"/>
              <w:szCs w:val="32"/>
            </w:rPr>
          </w:rPrChange>
        </w:rPr>
        <w:t>y = data.target</w:t>
      </w:r>
    </w:p>
    <w:p w14:paraId="28D1ECA3" w14:textId="77777777" w:rsidR="00A919AB" w:rsidRDefault="00A919AB" w:rsidP="00466916">
      <w:pPr>
        <w:jc w:val="both"/>
        <w:rPr>
          <w:rFonts w:ascii="Arial" w:hAnsi="Arial"/>
          <w:sz w:val="32"/>
          <w:rPrChange w:id="723" w:author="Microsoft Word" w:date="2025-11-24T11:47:00Z" w16du:dateUtc="2025-11-24T06:17:00Z">
            <w:rPr>
              <w:sz w:val="32"/>
              <w:szCs w:val="32"/>
            </w:rPr>
          </w:rPrChange>
        </w:rPr>
      </w:pPr>
      <w:r>
        <w:rPr>
          <w:rFonts w:ascii="Arial" w:hAnsi="Arial"/>
          <w:sz w:val="32"/>
          <w:rPrChange w:id="724" w:author="Microsoft Word" w:date="2025-11-24T11:47:00Z" w16du:dateUtc="2025-11-24T06:17:00Z">
            <w:rPr>
              <w:sz w:val="32"/>
              <w:szCs w:val="32"/>
            </w:rPr>
          </w:rPrChange>
        </w:rPr>
        <w:t>feature_names = data.feature_names</w:t>
      </w:r>
    </w:p>
    <w:p w14:paraId="186FF14C" w14:textId="77777777" w:rsidR="00A919AB" w:rsidRDefault="00A919AB" w:rsidP="00466916">
      <w:pPr>
        <w:jc w:val="both"/>
        <w:rPr>
          <w:rFonts w:ascii="Arial" w:hAnsi="Arial"/>
          <w:sz w:val="32"/>
          <w:rPrChange w:id="725" w:author="Microsoft Word" w:date="2025-11-24T11:47:00Z" w16du:dateUtc="2025-11-24T06:17:00Z">
            <w:rPr>
              <w:sz w:val="32"/>
              <w:szCs w:val="32"/>
            </w:rPr>
          </w:rPrChange>
        </w:rPr>
      </w:pPr>
      <w:r>
        <w:rPr>
          <w:rFonts w:ascii="Arial" w:hAnsi="Arial"/>
          <w:sz w:val="32"/>
          <w:rPrChange w:id="726" w:author="Microsoft Word" w:date="2025-11-24T11:47:00Z" w16du:dateUtc="2025-11-24T06:17:00Z">
            <w:rPr>
              <w:sz w:val="32"/>
              <w:szCs w:val="32"/>
            </w:rPr>
          </w:rPrChange>
        </w:rPr>
        <w:t>target_names = data.target_names</w:t>
      </w:r>
    </w:p>
    <w:p w14:paraId="1988C069" w14:textId="77777777" w:rsidR="00A919AB" w:rsidRDefault="00A919AB" w:rsidP="00466916">
      <w:pPr>
        <w:jc w:val="both"/>
        <w:rPr>
          <w:rFonts w:ascii="Arial" w:hAnsi="Arial"/>
          <w:sz w:val="32"/>
          <w:rPrChange w:id="727" w:author="Microsoft Word" w:date="2025-11-24T11:47:00Z" w16du:dateUtc="2025-11-24T06:17:00Z">
            <w:rPr>
              <w:sz w:val="32"/>
              <w:szCs w:val="32"/>
            </w:rPr>
          </w:rPrChange>
        </w:rPr>
      </w:pPr>
      <w:r>
        <w:rPr>
          <w:rFonts w:ascii="Arial" w:hAnsi="Arial"/>
          <w:i/>
          <w:sz w:val="32"/>
          <w:rPrChange w:id="728" w:author="Microsoft Word" w:date="2025-11-24T11:47:00Z" w16du:dateUtc="2025-11-24T06:17:00Z">
            <w:rPr>
              <w:i/>
              <w:iCs/>
              <w:sz w:val="32"/>
              <w:szCs w:val="32"/>
            </w:rPr>
          </w:rPrChange>
        </w:rPr>
        <w:t># Train-test split</w:t>
      </w:r>
    </w:p>
    <w:p w14:paraId="2E4A40C8" w14:textId="77777777" w:rsidR="00A919AB" w:rsidRDefault="00A919AB" w:rsidP="00466916">
      <w:pPr>
        <w:jc w:val="both"/>
        <w:rPr>
          <w:rFonts w:ascii="Arial" w:hAnsi="Arial"/>
          <w:sz w:val="32"/>
          <w:rPrChange w:id="729" w:author="Microsoft Word" w:date="2025-11-24T11:47:00Z" w16du:dateUtc="2025-11-24T06:17:00Z">
            <w:rPr>
              <w:sz w:val="32"/>
              <w:szCs w:val="32"/>
            </w:rPr>
          </w:rPrChange>
        </w:rPr>
      </w:pPr>
      <w:r>
        <w:rPr>
          <w:rFonts w:ascii="Arial" w:hAnsi="Arial"/>
          <w:sz w:val="32"/>
          <w:rPrChange w:id="730" w:author="Microsoft Word" w:date="2025-11-24T11:47:00Z" w16du:dateUtc="2025-11-24T06:17:00Z">
            <w:rPr>
              <w:sz w:val="32"/>
              <w:szCs w:val="32"/>
            </w:rPr>
          </w:rPrChange>
        </w:rPr>
        <w:t>X_train, X_test, y_train, y_test = train_test_split(</w:t>
      </w:r>
    </w:p>
    <w:p w14:paraId="71A3FAD1" w14:textId="6AD18D7B" w:rsidR="00A919AB" w:rsidRDefault="00A919AB" w:rsidP="00466916">
      <w:pPr>
        <w:jc w:val="both"/>
        <w:rPr>
          <w:rFonts w:ascii="Arial" w:hAnsi="Arial"/>
          <w:sz w:val="32"/>
          <w:rPrChange w:id="731" w:author="Microsoft Word" w:date="2025-11-24T11:47:00Z" w16du:dateUtc="2025-11-24T06:17:00Z">
            <w:rPr>
              <w:sz w:val="32"/>
              <w:szCs w:val="32"/>
            </w:rPr>
          </w:rPrChange>
        </w:rPr>
      </w:pPr>
      <w:r>
        <w:rPr>
          <w:rFonts w:ascii="Arial" w:hAnsi="Arial"/>
          <w:sz w:val="32"/>
          <w:rPrChange w:id="732" w:author="Microsoft Word" w:date="2025-11-24T11:47:00Z" w16du:dateUtc="2025-11-24T06:17:00Z">
            <w:rPr>
              <w:sz w:val="32"/>
              <w:szCs w:val="32"/>
            </w:rPr>
          </w:rPrChange>
        </w:rPr>
        <w:t>X, y, test_size=0.3, random_state=42</w:t>
      </w:r>
    </w:p>
    <w:p w14:paraId="3ADA0CAD" w14:textId="77777777" w:rsidR="00A919AB" w:rsidRDefault="00A919AB" w:rsidP="00466916">
      <w:pPr>
        <w:jc w:val="both"/>
        <w:rPr>
          <w:rFonts w:ascii="Arial" w:hAnsi="Arial"/>
          <w:sz w:val="32"/>
          <w:rPrChange w:id="733" w:author="Microsoft Word" w:date="2025-11-24T11:47:00Z" w16du:dateUtc="2025-11-24T06:17:00Z">
            <w:rPr>
              <w:sz w:val="32"/>
              <w:szCs w:val="32"/>
            </w:rPr>
          </w:rPrChange>
        </w:rPr>
      </w:pPr>
      <w:r>
        <w:rPr>
          <w:rFonts w:ascii="Arial" w:hAnsi="Arial"/>
          <w:sz w:val="32"/>
          <w:rPrChange w:id="734" w:author="Microsoft Word" w:date="2025-11-24T11:47:00Z" w16du:dateUtc="2025-11-24T06:17:00Z">
            <w:rPr>
              <w:sz w:val="32"/>
              <w:szCs w:val="32"/>
            </w:rPr>
          </w:rPrChange>
        </w:rPr>
        <w:t>)</w:t>
      </w:r>
    </w:p>
    <w:p w14:paraId="5A25204A" w14:textId="77777777" w:rsidR="00A919AB" w:rsidRDefault="00A919AB" w:rsidP="00466916">
      <w:pPr>
        <w:jc w:val="both"/>
        <w:rPr>
          <w:rFonts w:ascii="Arial" w:hAnsi="Arial"/>
          <w:sz w:val="32"/>
          <w:rPrChange w:id="735" w:author="Microsoft Word" w:date="2025-11-24T11:47:00Z" w16du:dateUtc="2025-11-24T06:17:00Z">
            <w:rPr>
              <w:sz w:val="32"/>
              <w:szCs w:val="32"/>
            </w:rPr>
          </w:rPrChange>
        </w:rPr>
      </w:pPr>
      <w:r>
        <w:rPr>
          <w:rFonts w:ascii="Arial" w:hAnsi="Arial"/>
          <w:i/>
          <w:sz w:val="32"/>
          <w:rPrChange w:id="736" w:author="Microsoft Word" w:date="2025-11-24T11:47:00Z" w16du:dateUtc="2025-11-24T06:17:00Z">
            <w:rPr>
              <w:i/>
              <w:iCs/>
              <w:sz w:val="32"/>
              <w:szCs w:val="32"/>
            </w:rPr>
          </w:rPrChange>
        </w:rPr>
        <w:t># Train model</w:t>
      </w:r>
    </w:p>
    <w:p w14:paraId="5D548FBF" w14:textId="77777777" w:rsidR="00A919AB" w:rsidRDefault="00A919AB" w:rsidP="00466916">
      <w:pPr>
        <w:jc w:val="both"/>
        <w:rPr>
          <w:rFonts w:ascii="Arial" w:hAnsi="Arial"/>
          <w:sz w:val="32"/>
          <w:rPrChange w:id="737" w:author="Microsoft Word" w:date="2025-11-24T11:47:00Z" w16du:dateUtc="2025-11-24T06:17:00Z">
            <w:rPr>
              <w:sz w:val="32"/>
              <w:szCs w:val="32"/>
            </w:rPr>
          </w:rPrChange>
        </w:rPr>
      </w:pPr>
      <w:r>
        <w:rPr>
          <w:rFonts w:ascii="Arial" w:hAnsi="Arial"/>
          <w:sz w:val="32"/>
          <w:rPrChange w:id="738" w:author="Microsoft Word" w:date="2025-11-24T11:47:00Z" w16du:dateUtc="2025-11-24T06:17:00Z">
            <w:rPr>
              <w:sz w:val="32"/>
              <w:szCs w:val="32"/>
            </w:rPr>
          </w:rPrChange>
        </w:rPr>
        <w:t>dt = DecisionTreeClassifier(random_state=42)</w:t>
      </w:r>
    </w:p>
    <w:p w14:paraId="101B7C90" w14:textId="77777777" w:rsidR="00A919AB" w:rsidRDefault="00A919AB" w:rsidP="00466916">
      <w:pPr>
        <w:jc w:val="both"/>
        <w:rPr>
          <w:rFonts w:ascii="Arial" w:hAnsi="Arial"/>
          <w:sz w:val="32"/>
          <w:rPrChange w:id="739" w:author="Microsoft Word" w:date="2025-11-24T11:47:00Z" w16du:dateUtc="2025-11-24T06:17:00Z">
            <w:rPr>
              <w:sz w:val="32"/>
              <w:szCs w:val="32"/>
            </w:rPr>
          </w:rPrChange>
        </w:rPr>
      </w:pPr>
      <w:r>
        <w:rPr>
          <w:rFonts w:ascii="Arial" w:hAnsi="Arial"/>
          <w:sz w:val="32"/>
          <w:rPrChange w:id="740" w:author="Microsoft Word" w:date="2025-11-24T11:47:00Z" w16du:dateUtc="2025-11-24T06:17:00Z">
            <w:rPr>
              <w:sz w:val="32"/>
              <w:szCs w:val="32"/>
            </w:rPr>
          </w:rPrChange>
        </w:rPr>
        <w:t>dt.fit(X_train, y_train)</w:t>
      </w:r>
    </w:p>
    <w:p w14:paraId="0986628E" w14:textId="77777777" w:rsidR="00A919AB" w:rsidRDefault="00A919AB" w:rsidP="00466916">
      <w:pPr>
        <w:jc w:val="both"/>
        <w:rPr>
          <w:rFonts w:ascii="Arial" w:hAnsi="Arial"/>
          <w:sz w:val="32"/>
          <w:rPrChange w:id="741" w:author="Microsoft Word" w:date="2025-11-24T11:47:00Z" w16du:dateUtc="2025-11-24T06:17:00Z">
            <w:rPr>
              <w:sz w:val="32"/>
              <w:szCs w:val="32"/>
            </w:rPr>
          </w:rPrChange>
        </w:rPr>
      </w:pPr>
      <w:r>
        <w:rPr>
          <w:rFonts w:ascii="Arial" w:hAnsi="Arial"/>
          <w:i/>
          <w:sz w:val="32"/>
          <w:rPrChange w:id="742" w:author="Microsoft Word" w:date="2025-11-24T11:47:00Z" w16du:dateUtc="2025-11-24T06:17:00Z">
            <w:rPr>
              <w:i/>
              <w:iCs/>
              <w:sz w:val="32"/>
              <w:szCs w:val="32"/>
            </w:rPr>
          </w:rPrChange>
        </w:rPr>
        <w:t># Predict</w:t>
      </w:r>
    </w:p>
    <w:p w14:paraId="037F8495" w14:textId="77777777" w:rsidR="00A919AB" w:rsidRDefault="00A919AB" w:rsidP="00466916">
      <w:pPr>
        <w:jc w:val="both"/>
        <w:rPr>
          <w:rFonts w:ascii="Arial" w:hAnsi="Arial"/>
          <w:sz w:val="32"/>
          <w:rPrChange w:id="743" w:author="Microsoft Word" w:date="2025-11-24T11:47:00Z" w16du:dateUtc="2025-11-24T06:17:00Z">
            <w:rPr>
              <w:sz w:val="32"/>
              <w:szCs w:val="32"/>
            </w:rPr>
          </w:rPrChange>
        </w:rPr>
      </w:pPr>
      <w:r>
        <w:rPr>
          <w:rFonts w:ascii="Arial" w:hAnsi="Arial"/>
          <w:sz w:val="32"/>
          <w:rPrChange w:id="744" w:author="Microsoft Word" w:date="2025-11-24T11:47:00Z" w16du:dateUtc="2025-11-24T06:17:00Z">
            <w:rPr>
              <w:sz w:val="32"/>
              <w:szCs w:val="32"/>
            </w:rPr>
          </w:rPrChange>
        </w:rPr>
        <w:t>y_pred = dt.predict(X_test)</w:t>
      </w:r>
    </w:p>
    <w:p w14:paraId="4E0DF4EF" w14:textId="77777777" w:rsidR="00A919AB" w:rsidRDefault="00A919AB" w:rsidP="00466916">
      <w:pPr>
        <w:jc w:val="both"/>
        <w:rPr>
          <w:rFonts w:ascii="Arial" w:hAnsi="Arial"/>
          <w:sz w:val="32"/>
          <w:rPrChange w:id="745" w:author="Microsoft Word" w:date="2025-11-24T11:47:00Z" w16du:dateUtc="2025-11-24T06:17:00Z">
            <w:rPr>
              <w:sz w:val="32"/>
              <w:szCs w:val="32"/>
            </w:rPr>
          </w:rPrChange>
        </w:rPr>
      </w:pPr>
      <w:r>
        <w:rPr>
          <w:rFonts w:ascii="Arial" w:hAnsi="Arial"/>
          <w:i/>
          <w:sz w:val="32"/>
          <w:rPrChange w:id="746" w:author="Microsoft Word" w:date="2025-11-24T11:47:00Z" w16du:dateUtc="2025-11-24T06:17:00Z">
            <w:rPr>
              <w:i/>
              <w:iCs/>
              <w:sz w:val="32"/>
              <w:szCs w:val="32"/>
            </w:rPr>
          </w:rPrChange>
        </w:rPr>
        <w:t># Evaluate</w:t>
      </w:r>
    </w:p>
    <w:p w14:paraId="087A667F" w14:textId="77777777" w:rsidR="00A919AB" w:rsidRDefault="00A919AB" w:rsidP="00466916">
      <w:pPr>
        <w:jc w:val="both"/>
        <w:rPr>
          <w:rFonts w:ascii="Arial" w:hAnsi="Arial"/>
          <w:sz w:val="32"/>
          <w:rPrChange w:id="747" w:author="Microsoft Word" w:date="2025-11-24T11:47:00Z" w16du:dateUtc="2025-11-24T06:17:00Z">
            <w:rPr>
              <w:sz w:val="32"/>
              <w:szCs w:val="32"/>
            </w:rPr>
          </w:rPrChange>
        </w:rPr>
      </w:pPr>
      <w:r>
        <w:rPr>
          <w:rFonts w:ascii="Arial" w:hAnsi="Arial"/>
          <w:sz w:val="32"/>
          <w:rPrChange w:id="748" w:author="Microsoft Word" w:date="2025-11-24T11:47:00Z" w16du:dateUtc="2025-11-24T06:17:00Z">
            <w:rPr>
              <w:sz w:val="32"/>
              <w:szCs w:val="32"/>
            </w:rPr>
          </w:rPrChange>
        </w:rPr>
        <w:t>acc = accuracy_score(y_test, y_pred)</w:t>
      </w:r>
    </w:p>
    <w:p w14:paraId="5ABAB84D" w14:textId="77777777" w:rsidR="00A919AB" w:rsidRDefault="00A919AB" w:rsidP="00466916">
      <w:pPr>
        <w:jc w:val="both"/>
        <w:rPr>
          <w:rFonts w:ascii="Arial" w:hAnsi="Arial"/>
          <w:sz w:val="32"/>
          <w:rPrChange w:id="749" w:author="Microsoft Word" w:date="2025-11-24T11:47:00Z" w16du:dateUtc="2025-11-24T06:17:00Z">
            <w:rPr>
              <w:sz w:val="32"/>
              <w:szCs w:val="32"/>
            </w:rPr>
          </w:rPrChange>
        </w:rPr>
      </w:pPr>
      <w:r>
        <w:rPr>
          <w:rFonts w:ascii="Arial" w:hAnsi="Arial"/>
          <w:sz w:val="32"/>
          <w:rPrChange w:id="750" w:author="Microsoft Word" w:date="2025-11-24T11:47:00Z" w16du:dateUtc="2025-11-24T06:17:00Z">
            <w:rPr>
              <w:sz w:val="32"/>
              <w:szCs w:val="32"/>
            </w:rPr>
          </w:rPrChange>
        </w:rPr>
        <w:t>print(f"Accuracy: {acc:.4f}")</w:t>
      </w:r>
    </w:p>
    <w:p w14:paraId="483D5B95" w14:textId="77777777" w:rsidR="00A919AB" w:rsidRDefault="00A919AB" w:rsidP="00466916">
      <w:pPr>
        <w:jc w:val="both"/>
        <w:rPr>
          <w:rFonts w:ascii="Arial" w:hAnsi="Arial"/>
          <w:sz w:val="32"/>
          <w:rPrChange w:id="751" w:author="Microsoft Word" w:date="2025-11-24T11:47:00Z" w16du:dateUtc="2025-11-24T06:17:00Z">
            <w:rPr>
              <w:sz w:val="32"/>
              <w:szCs w:val="32"/>
            </w:rPr>
          </w:rPrChange>
        </w:rPr>
      </w:pPr>
      <w:r>
        <w:rPr>
          <w:rFonts w:ascii="Arial" w:hAnsi="Arial"/>
          <w:sz w:val="32"/>
          <w:rPrChange w:id="752" w:author="Microsoft Word" w:date="2025-11-24T11:47:00Z" w16du:dateUtc="2025-11-24T06:17:00Z">
            <w:rPr>
              <w:sz w:val="32"/>
              <w:szCs w:val="32"/>
            </w:rPr>
          </w:rPrChange>
        </w:rPr>
        <w:t>print("Classification Report:")</w:t>
      </w:r>
    </w:p>
    <w:p w14:paraId="74EF3566" w14:textId="77777777" w:rsidR="00A919AB" w:rsidRDefault="00A919AB" w:rsidP="00466916">
      <w:pPr>
        <w:jc w:val="both"/>
        <w:rPr>
          <w:rFonts w:ascii="Arial" w:hAnsi="Arial"/>
          <w:sz w:val="32"/>
          <w:rPrChange w:id="753" w:author="Microsoft Word" w:date="2025-11-24T11:47:00Z" w16du:dateUtc="2025-11-24T06:17:00Z">
            <w:rPr>
              <w:sz w:val="32"/>
              <w:szCs w:val="32"/>
            </w:rPr>
          </w:rPrChange>
        </w:rPr>
      </w:pPr>
      <w:r>
        <w:rPr>
          <w:rFonts w:ascii="Arial" w:hAnsi="Arial"/>
          <w:sz w:val="32"/>
          <w:rPrChange w:id="754" w:author="Microsoft Word" w:date="2025-11-24T11:47:00Z" w16du:dateUtc="2025-11-24T06:17:00Z">
            <w:rPr>
              <w:sz w:val="32"/>
              <w:szCs w:val="32"/>
            </w:rPr>
          </w:rPrChange>
        </w:rPr>
        <w:t>print(classification_report(y_test, y_pred, digits=4, target_names=target_names))</w:t>
      </w:r>
    </w:p>
    <w:p w14:paraId="0D17215A" w14:textId="77777777" w:rsidR="00A919AB" w:rsidRDefault="00A919AB" w:rsidP="00466916">
      <w:pPr>
        <w:jc w:val="both"/>
        <w:rPr>
          <w:rFonts w:ascii="Arial" w:hAnsi="Arial"/>
          <w:sz w:val="32"/>
          <w:rPrChange w:id="755" w:author="Microsoft Word" w:date="2025-11-24T11:47:00Z" w16du:dateUtc="2025-11-24T06:17:00Z">
            <w:rPr>
              <w:sz w:val="32"/>
              <w:szCs w:val="32"/>
            </w:rPr>
          </w:rPrChange>
        </w:rPr>
      </w:pPr>
      <w:r>
        <w:rPr>
          <w:rFonts w:ascii="Arial" w:hAnsi="Arial"/>
          <w:i/>
          <w:sz w:val="32"/>
          <w:rPrChange w:id="756" w:author="Microsoft Word" w:date="2025-11-24T11:47:00Z" w16du:dateUtc="2025-11-24T06:17:00Z">
            <w:rPr>
              <w:i/>
              <w:iCs/>
              <w:sz w:val="32"/>
              <w:szCs w:val="32"/>
            </w:rPr>
          </w:rPrChange>
        </w:rPr>
        <w:t># Feature Importance</w:t>
      </w:r>
    </w:p>
    <w:p w14:paraId="18EEBCB7" w14:textId="7B97E41D" w:rsidR="00A919AB" w:rsidRDefault="00A919AB" w:rsidP="00466916">
      <w:pPr>
        <w:jc w:val="both"/>
        <w:rPr>
          <w:rFonts w:ascii="Arial" w:hAnsi="Arial"/>
          <w:sz w:val="32"/>
          <w:rPrChange w:id="757" w:author="Microsoft Word" w:date="2025-11-24T11:47:00Z" w16du:dateUtc="2025-11-24T06:17:00Z">
            <w:rPr>
              <w:sz w:val="32"/>
              <w:szCs w:val="32"/>
            </w:rPr>
          </w:rPrChange>
        </w:rPr>
      </w:pPr>
      <w:r>
        <w:rPr>
          <w:rFonts w:ascii="Arial" w:hAnsi="Arial"/>
          <w:sz w:val="32"/>
          <w:rPrChange w:id="758" w:author="Microsoft Word" w:date="2025-11-24T11:47:00Z" w16du:dateUtc="2025-11-24T06:17:00Z">
            <w:rPr>
              <w:sz w:val="32"/>
              <w:szCs w:val="32"/>
            </w:rPr>
          </w:rPrChange>
        </w:rPr>
        <w:t>importances = dt.feature_importances_</w:t>
      </w:r>
    </w:p>
    <w:p w14:paraId="19CA67D6" w14:textId="77777777" w:rsidR="00A919AB" w:rsidRDefault="00A919AB" w:rsidP="00466916">
      <w:pPr>
        <w:jc w:val="both"/>
        <w:rPr>
          <w:rFonts w:ascii="Arial" w:hAnsi="Arial"/>
          <w:sz w:val="32"/>
          <w:rPrChange w:id="759" w:author="Microsoft Word" w:date="2025-11-24T11:47:00Z" w16du:dateUtc="2025-11-24T06:17:00Z">
            <w:rPr>
              <w:sz w:val="32"/>
              <w:szCs w:val="32"/>
            </w:rPr>
          </w:rPrChange>
        </w:rPr>
      </w:pPr>
      <w:r>
        <w:rPr>
          <w:rFonts w:ascii="Arial" w:hAnsi="Arial"/>
          <w:sz w:val="32"/>
          <w:rPrChange w:id="760" w:author="Microsoft Word" w:date="2025-11-24T11:47:00Z" w16du:dateUtc="2025-11-24T06:17:00Z">
            <w:rPr>
              <w:sz w:val="32"/>
              <w:szCs w:val="32"/>
            </w:rPr>
          </w:rPrChange>
        </w:rPr>
        <w:lastRenderedPageBreak/>
        <w:t>feat_imp = sorted(zip(importances, feature_names), reverse=True)[:5]</w:t>
      </w:r>
    </w:p>
    <w:p w14:paraId="04FE4ECB" w14:textId="77777777" w:rsidR="00A919AB" w:rsidRDefault="00A919AB" w:rsidP="00466916">
      <w:pPr>
        <w:jc w:val="both"/>
        <w:rPr>
          <w:rFonts w:ascii="Arial" w:hAnsi="Arial"/>
          <w:sz w:val="32"/>
          <w:rPrChange w:id="761" w:author="Microsoft Word" w:date="2025-11-24T11:47:00Z" w16du:dateUtc="2025-11-24T06:17:00Z">
            <w:rPr>
              <w:sz w:val="32"/>
              <w:szCs w:val="32"/>
            </w:rPr>
          </w:rPrChange>
        </w:rPr>
      </w:pPr>
      <w:r>
        <w:rPr>
          <w:rFonts w:ascii="Arial" w:hAnsi="Arial"/>
          <w:sz w:val="32"/>
          <w:rPrChange w:id="762" w:author="Microsoft Word" w:date="2025-11-24T11:47:00Z" w16du:dateUtc="2025-11-24T06:17:00Z">
            <w:rPr>
              <w:sz w:val="32"/>
              <w:szCs w:val="32"/>
            </w:rPr>
          </w:rPrChange>
        </w:rPr>
        <w:t>print("\nTop 5 Features:")</w:t>
      </w:r>
    </w:p>
    <w:p w14:paraId="2B217141" w14:textId="77777777" w:rsidR="00A919AB" w:rsidRDefault="00A919AB" w:rsidP="00466916">
      <w:pPr>
        <w:jc w:val="both"/>
        <w:rPr>
          <w:rFonts w:ascii="Arial" w:hAnsi="Arial"/>
          <w:sz w:val="32"/>
          <w:rPrChange w:id="763" w:author="Microsoft Word" w:date="2025-11-24T11:47:00Z" w16du:dateUtc="2025-11-24T06:17:00Z">
            <w:rPr>
              <w:sz w:val="32"/>
              <w:szCs w:val="32"/>
            </w:rPr>
          </w:rPrChange>
        </w:rPr>
      </w:pPr>
      <w:r>
        <w:rPr>
          <w:rFonts w:ascii="Arial" w:hAnsi="Arial"/>
          <w:sz w:val="32"/>
          <w:rPrChange w:id="764" w:author="Microsoft Word" w:date="2025-11-24T11:47:00Z" w16du:dateUtc="2025-11-24T06:17:00Z">
            <w:rPr>
              <w:sz w:val="32"/>
              <w:szCs w:val="32"/>
            </w:rPr>
          </w:rPrChange>
        </w:rPr>
        <w:t>for imp, name in feat_imp:</w:t>
      </w:r>
    </w:p>
    <w:p w14:paraId="3D02843C" w14:textId="77777777" w:rsidR="00A919AB" w:rsidRDefault="00A919AB" w:rsidP="00466916">
      <w:pPr>
        <w:jc w:val="both"/>
        <w:rPr>
          <w:rFonts w:ascii="Arial" w:hAnsi="Arial"/>
          <w:sz w:val="32"/>
          <w:rPrChange w:id="765" w:author="Microsoft Word" w:date="2025-11-24T11:47:00Z" w16du:dateUtc="2025-11-24T06:17:00Z">
            <w:rPr>
              <w:sz w:val="32"/>
              <w:szCs w:val="32"/>
            </w:rPr>
          </w:rPrChange>
        </w:rPr>
      </w:pPr>
      <w:r>
        <w:rPr>
          <w:rFonts w:ascii="Arial" w:hAnsi="Arial"/>
          <w:sz w:val="32"/>
          <w:rPrChange w:id="766" w:author="Microsoft Word" w:date="2025-11-24T11:47:00Z" w16du:dateUtc="2025-11-24T06:17:00Z">
            <w:rPr>
              <w:sz w:val="32"/>
              <w:szCs w:val="32"/>
            </w:rPr>
          </w:rPrChange>
        </w:rPr>
        <w:t>print(f"  {name}: {imp:.4f}")</w:t>
      </w:r>
    </w:p>
    <w:p w14:paraId="2497BF6D" w14:textId="77777777" w:rsidR="00A919AB" w:rsidRDefault="00A919AB" w:rsidP="00466916">
      <w:pPr>
        <w:jc w:val="both"/>
        <w:rPr>
          <w:rFonts w:ascii="Arial" w:hAnsi="Arial"/>
          <w:sz w:val="32"/>
          <w:rPrChange w:id="767" w:author="Microsoft Word" w:date="2025-11-24T11:47:00Z" w16du:dateUtc="2025-11-24T06:17:00Z">
            <w:rPr>
              <w:sz w:val="32"/>
              <w:szCs w:val="32"/>
            </w:rPr>
          </w:rPrChange>
        </w:rPr>
      </w:pPr>
      <w:r>
        <w:rPr>
          <w:rFonts w:ascii="Arial" w:hAnsi="Arial"/>
          <w:i/>
          <w:sz w:val="32"/>
          <w:rPrChange w:id="768" w:author="Microsoft Word" w:date="2025-11-24T11:47:00Z" w16du:dateUtc="2025-11-24T06:17:00Z">
            <w:rPr>
              <w:i/>
              <w:iCs/>
              <w:sz w:val="32"/>
              <w:szCs w:val="32"/>
            </w:rPr>
          </w:rPrChange>
        </w:rPr>
        <w:t># Plot</w:t>
      </w:r>
    </w:p>
    <w:p w14:paraId="6C9772F7" w14:textId="77777777" w:rsidR="00A919AB" w:rsidRDefault="00A919AB" w:rsidP="00466916">
      <w:pPr>
        <w:jc w:val="both"/>
        <w:rPr>
          <w:rFonts w:ascii="Arial" w:hAnsi="Arial"/>
          <w:sz w:val="32"/>
          <w:rPrChange w:id="769" w:author="Microsoft Word" w:date="2025-11-24T11:47:00Z" w16du:dateUtc="2025-11-24T06:17:00Z">
            <w:rPr>
              <w:sz w:val="32"/>
              <w:szCs w:val="32"/>
            </w:rPr>
          </w:rPrChange>
        </w:rPr>
      </w:pPr>
      <w:r>
        <w:rPr>
          <w:rFonts w:ascii="Arial" w:hAnsi="Arial"/>
          <w:sz w:val="32"/>
          <w:rPrChange w:id="770" w:author="Microsoft Word" w:date="2025-11-24T11:47:00Z" w16du:dateUtc="2025-11-24T06:17:00Z">
            <w:rPr>
              <w:sz w:val="32"/>
              <w:szCs w:val="32"/>
            </w:rPr>
          </w:rPrChange>
        </w:rPr>
        <w:t>plt.figure(figsize=(7, 5))</w:t>
      </w:r>
    </w:p>
    <w:p w14:paraId="09225AAE" w14:textId="77777777" w:rsidR="00A919AB" w:rsidRDefault="00A919AB" w:rsidP="00466916">
      <w:pPr>
        <w:jc w:val="both"/>
        <w:rPr>
          <w:rFonts w:ascii="Arial" w:hAnsi="Arial"/>
          <w:sz w:val="32"/>
          <w:rPrChange w:id="771" w:author="Microsoft Word" w:date="2025-11-24T11:47:00Z" w16du:dateUtc="2025-11-24T06:17:00Z">
            <w:rPr>
              <w:sz w:val="32"/>
              <w:szCs w:val="32"/>
            </w:rPr>
          </w:rPrChange>
        </w:rPr>
      </w:pPr>
      <w:r>
        <w:rPr>
          <w:rFonts w:ascii="Arial" w:hAnsi="Arial"/>
          <w:sz w:val="32"/>
          <w:rPrChange w:id="772" w:author="Microsoft Word" w:date="2025-11-24T11:47:00Z" w16du:dateUtc="2025-11-24T06:17:00Z">
            <w:rPr>
              <w:sz w:val="32"/>
              <w:szCs w:val="32"/>
            </w:rPr>
          </w:rPrChange>
        </w:rPr>
        <w:t>plt.barh([n for i,n in feat_imp[::-1]], [i for i,n in feat_imp[::-1]])</w:t>
      </w:r>
    </w:p>
    <w:p w14:paraId="05FD7CE3" w14:textId="77777777" w:rsidR="00A919AB" w:rsidRDefault="00A919AB" w:rsidP="00466916">
      <w:pPr>
        <w:jc w:val="both"/>
        <w:rPr>
          <w:rFonts w:ascii="Arial" w:hAnsi="Arial"/>
          <w:sz w:val="32"/>
          <w:rPrChange w:id="773" w:author="Microsoft Word" w:date="2025-11-24T11:47:00Z" w16du:dateUtc="2025-11-24T06:17:00Z">
            <w:rPr>
              <w:sz w:val="32"/>
              <w:szCs w:val="32"/>
            </w:rPr>
          </w:rPrChange>
        </w:rPr>
      </w:pPr>
      <w:r>
        <w:rPr>
          <w:rFonts w:ascii="Arial" w:hAnsi="Arial"/>
          <w:sz w:val="32"/>
          <w:rPrChange w:id="774" w:author="Microsoft Word" w:date="2025-11-24T11:47:00Z" w16du:dateUtc="2025-11-24T06:17:00Z">
            <w:rPr>
              <w:sz w:val="32"/>
              <w:szCs w:val="32"/>
            </w:rPr>
          </w:rPrChange>
        </w:rPr>
        <w:t>plt.title('Top 5 Feature Importance - Decision Tree')</w:t>
      </w:r>
    </w:p>
    <w:p w14:paraId="68ACC25D" w14:textId="77777777" w:rsidR="00A919AB" w:rsidRDefault="00A919AB" w:rsidP="00466916">
      <w:pPr>
        <w:jc w:val="both"/>
        <w:rPr>
          <w:rFonts w:ascii="Arial" w:hAnsi="Arial"/>
          <w:sz w:val="32"/>
          <w:rPrChange w:id="775" w:author="Microsoft Word" w:date="2025-11-24T11:47:00Z" w16du:dateUtc="2025-11-24T06:17:00Z">
            <w:rPr>
              <w:sz w:val="32"/>
              <w:szCs w:val="32"/>
            </w:rPr>
          </w:rPrChange>
        </w:rPr>
      </w:pPr>
      <w:r>
        <w:rPr>
          <w:rFonts w:ascii="Arial" w:hAnsi="Arial"/>
          <w:sz w:val="32"/>
          <w:rPrChange w:id="776" w:author="Microsoft Word" w:date="2025-11-24T11:47:00Z" w16du:dateUtc="2025-11-24T06:17:00Z">
            <w:rPr>
              <w:sz w:val="32"/>
              <w:szCs w:val="32"/>
            </w:rPr>
          </w:rPrChange>
        </w:rPr>
        <w:t>plt.xlabel('Importance')</w:t>
      </w:r>
    </w:p>
    <w:p w14:paraId="46A968F0" w14:textId="77777777" w:rsidR="00A919AB" w:rsidRDefault="00A919AB" w:rsidP="00466916">
      <w:pPr>
        <w:jc w:val="both"/>
        <w:rPr>
          <w:rFonts w:ascii="Arial" w:hAnsi="Arial"/>
          <w:sz w:val="32"/>
          <w:rPrChange w:id="777" w:author="Microsoft Word" w:date="2025-11-24T11:47:00Z" w16du:dateUtc="2025-11-24T06:17:00Z">
            <w:rPr>
              <w:sz w:val="32"/>
              <w:szCs w:val="32"/>
            </w:rPr>
          </w:rPrChange>
        </w:rPr>
      </w:pPr>
      <w:r>
        <w:rPr>
          <w:rFonts w:ascii="Arial" w:hAnsi="Arial"/>
          <w:sz w:val="32"/>
          <w:rPrChange w:id="778" w:author="Microsoft Word" w:date="2025-11-24T11:47:00Z" w16du:dateUtc="2025-11-24T06:17:00Z">
            <w:rPr>
              <w:sz w:val="32"/>
              <w:szCs w:val="32"/>
            </w:rPr>
          </w:rPrChange>
        </w:rPr>
        <w:t>plt.tight_layout()</w:t>
      </w:r>
    </w:p>
    <w:p w14:paraId="5EF7AECB" w14:textId="5DA77C72" w:rsidR="00F324E6" w:rsidRDefault="00A919AB" w:rsidP="00466916">
      <w:pPr>
        <w:jc w:val="both"/>
        <w:rPr>
          <w:rFonts w:ascii="Arial" w:hAnsi="Arial"/>
          <w:sz w:val="32"/>
          <w:rPrChange w:id="779" w:author="Microsoft Word" w:date="2025-11-24T11:47:00Z" w16du:dateUtc="2025-11-24T06:17:00Z">
            <w:rPr>
              <w:sz w:val="32"/>
              <w:szCs w:val="32"/>
            </w:rPr>
          </w:rPrChange>
        </w:rPr>
      </w:pPr>
      <w:r>
        <w:rPr>
          <w:rFonts w:ascii="Arial" w:hAnsi="Arial"/>
          <w:sz w:val="32"/>
          <w:rPrChange w:id="780" w:author="Microsoft Word" w:date="2025-11-24T11:47:00Z" w16du:dateUtc="2025-11-24T06:17:00Z">
            <w:rPr>
              <w:sz w:val="32"/>
              <w:szCs w:val="32"/>
            </w:rPr>
          </w:rPrChange>
        </w:rPr>
        <w:t>plt.show()</w:t>
      </w:r>
    </w:p>
    <w:p w14:paraId="199F3CBC" w14:textId="71AF5FDC" w:rsidR="00C93556" w:rsidRDefault="00C93556" w:rsidP="00466916">
      <w:pPr>
        <w:jc w:val="both"/>
        <w:rPr>
          <w:rFonts w:ascii="Arial" w:hAnsi="Arial"/>
          <w:b/>
          <w:sz w:val="36"/>
          <w:rPrChange w:id="781" w:author="Microsoft Word" w:date="2025-11-24T11:47:00Z" w16du:dateUtc="2025-11-24T06:17:00Z">
            <w:rPr>
              <w:b/>
              <w:bCs/>
              <w:sz w:val="36"/>
              <w:szCs w:val="36"/>
            </w:rPr>
          </w:rPrChange>
        </w:rPr>
      </w:pPr>
      <w:r>
        <w:rPr>
          <w:rFonts w:ascii="Arial" w:hAnsi="Arial"/>
          <w:b/>
          <w:sz w:val="36"/>
          <w:rPrChange w:id="782" w:author="Microsoft Word" w:date="2025-11-24T11:47:00Z" w16du:dateUtc="2025-11-24T06:17:00Z">
            <w:rPr>
              <w:b/>
              <w:bCs/>
              <w:sz w:val="36"/>
              <w:szCs w:val="36"/>
            </w:rPr>
          </w:rPrChange>
        </w:rPr>
        <w:t>Output :</w:t>
      </w:r>
    </w:p>
    <w:p w14:paraId="59F5D69E" w14:textId="77777777" w:rsidR="00751083" w:rsidRDefault="00000000">
      <w:pPr>
        <w:jc w:val="both"/>
        <w:rPr>
          <w:del w:id="783" w:author="Microsoft Word" w:date="2025-11-24T11:47:00Z" w16du:dateUtc="2025-11-24T06:17:00Z"/>
          <w:rFonts w:ascii="Arial" w:hAnsi="Arial" w:cs="Arial"/>
          <w:b/>
          <w:bCs/>
          <w:sz w:val="36"/>
          <w:szCs w:val="36"/>
        </w:rPr>
      </w:pPr>
      <w:del w:id="784" w:author="Microsoft Word" w:date="2025-11-24T11:47:00Z" w16du:dateUtc="2025-11-24T06:17:00Z">
        <w:r>
          <w:rPr>
            <w:rFonts w:ascii="Arial" w:hAnsi="Arial" w:cs="Arial"/>
            <w:b/>
            <w:bCs/>
            <w:noProof/>
            <w:sz w:val="36"/>
            <w:szCs w:val="36"/>
          </w:rPr>
          <w:drawing>
            <wp:inline distT="0" distB="0" distL="0" distR="0" wp14:anchorId="2E008B7D" wp14:editId="65F40EB4">
              <wp:extent cx="5731510" cy="2777490"/>
              <wp:effectExtent l="0" t="0" r="13970" b="11430"/>
              <wp:docPr id="11226873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77825" name="Picture 1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31510" cy="2777490"/>
                      </a:xfrm>
                      <a:prstGeom prst="rect">
                        <a:avLst/>
                      </a:prstGeom>
                    </pic:spPr>
                  </pic:pic>
                </a:graphicData>
              </a:graphic>
            </wp:inline>
          </w:drawing>
        </w:r>
      </w:del>
    </w:p>
    <w:p w14:paraId="4737428A" w14:textId="77777777" w:rsidR="00751083" w:rsidRDefault="00751083">
      <w:pPr>
        <w:jc w:val="center"/>
        <w:rPr>
          <w:del w:id="785" w:author="Microsoft Word" w:date="2025-11-24T11:47:00Z" w16du:dateUtc="2025-11-24T06:17:00Z"/>
          <w:rFonts w:ascii="Arial" w:hAnsi="Arial" w:cs="Arial"/>
          <w:b/>
          <w:bCs/>
          <w:sz w:val="40"/>
          <w:szCs w:val="40"/>
        </w:rPr>
      </w:pPr>
    </w:p>
    <w:p w14:paraId="4DB65262" w14:textId="72EAED83" w:rsidR="00C93556" w:rsidRDefault="00C93556" w:rsidP="00466916">
      <w:pPr>
        <w:jc w:val="both"/>
        <w:rPr>
          <w:ins w:id="786" w:author="Microsoft Word" w:date="2025-11-24T11:47:00Z" w16du:dateUtc="2025-11-24T06:17:00Z"/>
          <w:b/>
          <w:bCs/>
          <w:sz w:val="36"/>
          <w:szCs w:val="36"/>
        </w:rPr>
      </w:pPr>
      <w:ins w:id="787" w:author="Microsoft Word" w:date="2025-11-24T11:47:00Z" w16du:dateUtc="2025-11-24T06:17:00Z">
        <w:r>
          <w:rPr>
            <w:b/>
            <w:bCs/>
            <w:noProof/>
            <w:sz w:val="36"/>
            <w:szCs w:val="36"/>
          </w:rPr>
          <w:drawing>
            <wp:inline distT="0" distB="0" distL="0" distR="0" wp14:anchorId="73FD59A9" wp14:editId="2DF38967">
              <wp:extent cx="5731510" cy="3688080"/>
              <wp:effectExtent l="0" t="0" r="2540" b="7620"/>
              <wp:docPr id="3584778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77825" name="Picture 358477825"/>
                      <pic:cNvPicPr/>
                    </pic:nvPicPr>
                    <pic:blipFill>
                      <a:blip r:embed="rId13">
                        <a:extLst>
                          <a:ext uri="{28A0092B-C50C-407E-A947-70E740481C1C}">
                            <a14:useLocalDpi xmlns:a14="http://schemas.microsoft.com/office/drawing/2010/main" val="0"/>
                          </a:ext>
                        </a:extLst>
                      </a:blip>
                      <a:stretch>
                        <a:fillRect/>
                      </a:stretch>
                    </pic:blipFill>
                    <pic:spPr>
                      <a:xfrm>
                        <a:off x="0" y="0"/>
                        <a:ext cx="5731510" cy="3688080"/>
                      </a:xfrm>
                      <a:prstGeom prst="rect">
                        <a:avLst/>
                      </a:prstGeom>
                    </pic:spPr>
                  </pic:pic>
                </a:graphicData>
              </a:graphic>
            </wp:inline>
          </w:drawing>
        </w:r>
      </w:ins>
    </w:p>
    <w:p w14:paraId="48F4B68D" w14:textId="07FAABDB" w:rsidR="0064604A" w:rsidRDefault="0064604A" w:rsidP="00F94036">
      <w:pPr>
        <w:jc w:val="center"/>
        <w:rPr>
          <w:rFonts w:ascii="Arial" w:hAnsi="Arial"/>
          <w:b/>
          <w:sz w:val="40"/>
          <w:rPrChange w:id="788" w:author="Microsoft Word" w:date="2025-11-24T11:47:00Z" w16du:dateUtc="2025-11-24T06:17:00Z">
            <w:rPr>
              <w:b/>
              <w:bCs/>
              <w:sz w:val="40"/>
              <w:szCs w:val="40"/>
            </w:rPr>
          </w:rPrChange>
        </w:rPr>
      </w:pPr>
      <w:r>
        <w:rPr>
          <w:rFonts w:ascii="Arial" w:hAnsi="Arial"/>
          <w:b/>
          <w:sz w:val="40"/>
          <w:rPrChange w:id="789" w:author="Microsoft Word" w:date="2025-11-24T11:47:00Z" w16du:dateUtc="2025-11-24T06:17:00Z">
            <w:rPr>
              <w:b/>
              <w:bCs/>
              <w:sz w:val="40"/>
              <w:szCs w:val="40"/>
            </w:rPr>
          </w:rPrChange>
        </w:rPr>
        <w:lastRenderedPageBreak/>
        <w:t>Experiment:-8</w:t>
      </w:r>
    </w:p>
    <w:p w14:paraId="6A591AA8" w14:textId="77777777" w:rsidR="0064604A" w:rsidRDefault="0064604A" w:rsidP="00466916">
      <w:pPr>
        <w:jc w:val="both"/>
        <w:rPr>
          <w:rFonts w:ascii="Arial" w:hAnsi="Arial"/>
          <w:b/>
          <w:sz w:val="36"/>
          <w:rPrChange w:id="790" w:author="Microsoft Word" w:date="2025-11-24T11:47:00Z" w16du:dateUtc="2025-11-24T06:17:00Z">
            <w:rPr>
              <w:b/>
              <w:bCs/>
              <w:iCs/>
              <w:sz w:val="36"/>
              <w:szCs w:val="36"/>
            </w:rPr>
          </w:rPrChange>
        </w:rPr>
      </w:pPr>
      <w:r>
        <w:rPr>
          <w:rFonts w:ascii="Arial" w:hAnsi="Arial"/>
          <w:b/>
          <w:sz w:val="36"/>
          <w:rPrChange w:id="791" w:author="Microsoft Word" w:date="2025-11-24T11:47:00Z" w16du:dateUtc="2025-11-24T06:17:00Z">
            <w:rPr>
              <w:b/>
              <w:bCs/>
              <w:iCs/>
              <w:sz w:val="36"/>
              <w:szCs w:val="36"/>
            </w:rPr>
          </w:rPrChange>
        </w:rPr>
        <w:t>Aim:</w:t>
      </w:r>
    </w:p>
    <w:p w14:paraId="3C146184" w14:textId="77777777" w:rsidR="000B76F7" w:rsidRDefault="000B76F7" w:rsidP="00466916">
      <w:pPr>
        <w:jc w:val="both"/>
        <w:rPr>
          <w:rFonts w:ascii="Arial" w:hAnsi="Arial"/>
          <w:sz w:val="32"/>
          <w:rPrChange w:id="792" w:author="Microsoft Word" w:date="2025-11-24T11:47:00Z" w16du:dateUtc="2025-11-24T06:17:00Z">
            <w:rPr>
              <w:sz w:val="32"/>
              <w:szCs w:val="32"/>
            </w:rPr>
          </w:rPrChange>
        </w:rPr>
      </w:pPr>
      <w:r>
        <w:rPr>
          <w:rFonts w:ascii="Arial" w:hAnsi="Arial"/>
          <w:sz w:val="32"/>
          <w:rPrChange w:id="793" w:author="Microsoft Word" w:date="2025-11-24T11:47:00Z" w16du:dateUtc="2025-11-24T06:17:00Z">
            <w:rPr>
              <w:sz w:val="32"/>
              <w:szCs w:val="32"/>
            </w:rPr>
          </w:rPrChange>
        </w:rPr>
        <w:t>Implement and evaluate the Random Forest algorithm.</w:t>
      </w:r>
    </w:p>
    <w:p w14:paraId="4C2947C0" w14:textId="77777777" w:rsidR="0064604A" w:rsidRDefault="0064604A" w:rsidP="00466916">
      <w:pPr>
        <w:jc w:val="both"/>
        <w:rPr>
          <w:rFonts w:ascii="Arial" w:hAnsi="Arial"/>
          <w:b/>
          <w:i/>
          <w:sz w:val="36"/>
          <w:rPrChange w:id="794" w:author="Microsoft Word" w:date="2025-11-24T11:47:00Z" w16du:dateUtc="2025-11-24T06:17:00Z">
            <w:rPr>
              <w:b/>
              <w:bCs/>
              <w:i/>
              <w:iCs/>
              <w:sz w:val="36"/>
              <w:szCs w:val="36"/>
            </w:rPr>
          </w:rPrChange>
        </w:rPr>
      </w:pPr>
      <w:r>
        <w:rPr>
          <w:rFonts w:ascii="Arial" w:hAnsi="Arial"/>
          <w:b/>
          <w:i/>
          <w:sz w:val="36"/>
          <w:rPrChange w:id="795" w:author="Microsoft Word" w:date="2025-11-24T11:47:00Z" w16du:dateUtc="2025-11-24T06:17:00Z">
            <w:rPr>
              <w:b/>
              <w:bCs/>
              <w:i/>
              <w:iCs/>
              <w:sz w:val="36"/>
              <w:szCs w:val="36"/>
            </w:rPr>
          </w:rPrChange>
        </w:rPr>
        <w:t>Description:</w:t>
      </w:r>
    </w:p>
    <w:p w14:paraId="66B2742E" w14:textId="77777777" w:rsidR="0064604A" w:rsidRDefault="0064604A" w:rsidP="00466916">
      <w:pPr>
        <w:jc w:val="both"/>
        <w:rPr>
          <w:rFonts w:ascii="Arial" w:hAnsi="Arial"/>
          <w:sz w:val="32"/>
          <w:rPrChange w:id="796" w:author="Microsoft Word" w:date="2025-11-24T11:47:00Z" w16du:dateUtc="2025-11-24T06:17:00Z">
            <w:rPr>
              <w:sz w:val="32"/>
              <w:szCs w:val="32"/>
            </w:rPr>
          </w:rPrChange>
        </w:rPr>
      </w:pPr>
      <w:r>
        <w:rPr>
          <w:rFonts w:ascii="Arial" w:hAnsi="Arial"/>
          <w:sz w:val="32"/>
          <w:rPrChange w:id="797" w:author="Microsoft Word" w:date="2025-11-24T11:47:00Z" w16du:dateUtc="2025-11-24T06:17:00Z">
            <w:rPr>
              <w:sz w:val="32"/>
              <w:szCs w:val="32"/>
            </w:rPr>
          </w:rPrChange>
        </w:rPr>
        <w:t>This program uses a Random Forest Classifier on the Digits dataset to recognize 10 handwritten digits. It loads the data, splits it 80% train / 20% test, trains with 100 trees, and evaluates using accuracy, classification report, and confusion matrix. It computes pixel importance, prints top 9 indices, and shows an 8×8 heatmap of feature importance. The full workflow is compact and complete.</w:t>
      </w:r>
    </w:p>
    <w:p w14:paraId="26E2FEE6" w14:textId="77777777" w:rsidR="0064604A" w:rsidRDefault="0064604A" w:rsidP="00466916">
      <w:pPr>
        <w:jc w:val="both"/>
        <w:rPr>
          <w:rFonts w:ascii="Arial" w:hAnsi="Arial"/>
          <w:b/>
          <w:i/>
          <w:sz w:val="36"/>
          <w:rPrChange w:id="798" w:author="Microsoft Word" w:date="2025-11-24T11:47:00Z" w16du:dateUtc="2025-11-24T06:17:00Z">
            <w:rPr>
              <w:b/>
              <w:bCs/>
              <w:i/>
              <w:iCs/>
              <w:sz w:val="36"/>
              <w:szCs w:val="36"/>
            </w:rPr>
          </w:rPrChange>
        </w:rPr>
      </w:pPr>
      <w:r>
        <w:rPr>
          <w:rFonts w:ascii="Arial" w:hAnsi="Arial"/>
          <w:b/>
          <w:i/>
          <w:sz w:val="36"/>
          <w:rPrChange w:id="799" w:author="Microsoft Word" w:date="2025-11-24T11:47:00Z" w16du:dateUtc="2025-11-24T06:17:00Z">
            <w:rPr>
              <w:b/>
              <w:bCs/>
              <w:i/>
              <w:iCs/>
              <w:sz w:val="36"/>
              <w:szCs w:val="36"/>
            </w:rPr>
          </w:rPrChange>
        </w:rPr>
        <w:t>Dataset Link:</w:t>
      </w:r>
    </w:p>
    <w:p w14:paraId="4D79AA70" w14:textId="585A9A6C" w:rsidR="0064604A" w:rsidRDefault="0064604A" w:rsidP="00466916">
      <w:pPr>
        <w:jc w:val="both"/>
        <w:rPr>
          <w:rFonts w:ascii="Arial" w:hAnsi="Arial"/>
          <w:b/>
          <w:i/>
          <w:sz w:val="40"/>
          <w:rPrChange w:id="800" w:author="Microsoft Word" w:date="2025-11-24T11:47:00Z" w16du:dateUtc="2025-11-24T06:17:00Z">
            <w:rPr>
              <w:b/>
              <w:bCs/>
              <w:i/>
              <w:iCs/>
              <w:sz w:val="40"/>
              <w:szCs w:val="40"/>
            </w:rPr>
          </w:rPrChange>
        </w:rPr>
      </w:pPr>
      <w:r>
        <w:rPr>
          <w:rFonts w:ascii="Arial" w:hAnsi="Arial"/>
          <w:sz w:val="32"/>
          <w:rPrChange w:id="801" w:author="Microsoft Word" w:date="2025-11-24T11:47:00Z" w16du:dateUtc="2025-11-24T06:17:00Z">
            <w:rPr>
              <w:sz w:val="32"/>
              <w:szCs w:val="32"/>
            </w:rPr>
          </w:rPrChange>
        </w:rPr>
        <w:t>Built-in: sklearn.datasets.load_digits</w:t>
      </w:r>
    </w:p>
    <w:p w14:paraId="32E9165B" w14:textId="77777777" w:rsidR="0064604A" w:rsidRDefault="0064604A" w:rsidP="00466916">
      <w:pPr>
        <w:jc w:val="both"/>
        <w:rPr>
          <w:rFonts w:ascii="Arial" w:hAnsi="Arial"/>
          <w:b/>
          <w:sz w:val="36"/>
          <w:rPrChange w:id="802" w:author="Microsoft Word" w:date="2025-11-24T11:47:00Z" w16du:dateUtc="2025-11-24T06:17:00Z">
            <w:rPr>
              <w:b/>
              <w:bCs/>
              <w:sz w:val="36"/>
              <w:szCs w:val="36"/>
            </w:rPr>
          </w:rPrChange>
        </w:rPr>
      </w:pPr>
      <w:r>
        <w:rPr>
          <w:rFonts w:ascii="Arial" w:hAnsi="Arial"/>
          <w:b/>
          <w:sz w:val="36"/>
          <w:rPrChange w:id="803" w:author="Microsoft Word" w:date="2025-11-24T11:47:00Z" w16du:dateUtc="2025-11-24T06:17:00Z">
            <w:rPr>
              <w:b/>
              <w:bCs/>
              <w:sz w:val="36"/>
              <w:szCs w:val="36"/>
            </w:rPr>
          </w:rPrChange>
        </w:rPr>
        <w:t>Program:</w:t>
      </w:r>
    </w:p>
    <w:p w14:paraId="330B7D99" w14:textId="77777777" w:rsidR="0064604A" w:rsidRDefault="0064604A" w:rsidP="00466916">
      <w:pPr>
        <w:jc w:val="both"/>
        <w:rPr>
          <w:rFonts w:ascii="Arial" w:hAnsi="Arial"/>
          <w:sz w:val="32"/>
          <w:rPrChange w:id="804" w:author="Microsoft Word" w:date="2025-11-24T11:47:00Z" w16du:dateUtc="2025-11-24T06:17:00Z">
            <w:rPr>
              <w:sz w:val="32"/>
              <w:szCs w:val="32"/>
            </w:rPr>
          </w:rPrChange>
        </w:rPr>
      </w:pPr>
      <w:r>
        <w:rPr>
          <w:rFonts w:ascii="Arial" w:hAnsi="Arial"/>
          <w:sz w:val="32"/>
          <w:rPrChange w:id="805" w:author="Microsoft Word" w:date="2025-11-24T11:47:00Z" w16du:dateUtc="2025-11-24T06:17:00Z">
            <w:rPr>
              <w:sz w:val="32"/>
              <w:szCs w:val="32"/>
            </w:rPr>
          </w:rPrChange>
        </w:rPr>
        <w:t>import matplotlib.pyplot as plt</w:t>
      </w:r>
    </w:p>
    <w:p w14:paraId="5ADE1692" w14:textId="77777777" w:rsidR="0064604A" w:rsidRDefault="0064604A" w:rsidP="00466916">
      <w:pPr>
        <w:jc w:val="both"/>
        <w:rPr>
          <w:rFonts w:ascii="Arial" w:hAnsi="Arial"/>
          <w:sz w:val="32"/>
          <w:rPrChange w:id="806" w:author="Microsoft Word" w:date="2025-11-24T11:47:00Z" w16du:dateUtc="2025-11-24T06:17:00Z">
            <w:rPr>
              <w:sz w:val="32"/>
              <w:szCs w:val="32"/>
            </w:rPr>
          </w:rPrChange>
        </w:rPr>
      </w:pPr>
      <w:r>
        <w:rPr>
          <w:rFonts w:ascii="Arial" w:hAnsi="Arial"/>
          <w:sz w:val="32"/>
          <w:rPrChange w:id="807" w:author="Microsoft Word" w:date="2025-11-24T11:47:00Z" w16du:dateUtc="2025-11-24T06:17:00Z">
            <w:rPr>
              <w:sz w:val="32"/>
              <w:szCs w:val="32"/>
            </w:rPr>
          </w:rPrChange>
        </w:rPr>
        <w:t>import seaborn as sns</w:t>
      </w:r>
    </w:p>
    <w:p w14:paraId="1514BD87" w14:textId="77777777" w:rsidR="0064604A" w:rsidRDefault="0064604A" w:rsidP="00466916">
      <w:pPr>
        <w:jc w:val="both"/>
        <w:rPr>
          <w:rFonts w:ascii="Arial" w:hAnsi="Arial"/>
          <w:sz w:val="32"/>
          <w:rPrChange w:id="808" w:author="Microsoft Word" w:date="2025-11-24T11:47:00Z" w16du:dateUtc="2025-11-24T06:17:00Z">
            <w:rPr>
              <w:sz w:val="32"/>
              <w:szCs w:val="32"/>
            </w:rPr>
          </w:rPrChange>
        </w:rPr>
      </w:pPr>
      <w:r>
        <w:rPr>
          <w:rFonts w:ascii="Arial" w:hAnsi="Arial"/>
          <w:sz w:val="32"/>
          <w:rPrChange w:id="809" w:author="Microsoft Word" w:date="2025-11-24T11:47:00Z" w16du:dateUtc="2025-11-24T06:17:00Z">
            <w:rPr>
              <w:sz w:val="32"/>
              <w:szCs w:val="32"/>
            </w:rPr>
          </w:rPrChange>
        </w:rPr>
        <w:t>from sklearn.datasets import load_digits</w:t>
      </w:r>
    </w:p>
    <w:p w14:paraId="57B79964" w14:textId="77777777" w:rsidR="0064604A" w:rsidRDefault="0064604A" w:rsidP="00466916">
      <w:pPr>
        <w:jc w:val="both"/>
        <w:rPr>
          <w:rFonts w:ascii="Arial" w:hAnsi="Arial"/>
          <w:sz w:val="32"/>
          <w:rPrChange w:id="810" w:author="Microsoft Word" w:date="2025-11-24T11:47:00Z" w16du:dateUtc="2025-11-24T06:17:00Z">
            <w:rPr>
              <w:sz w:val="32"/>
              <w:szCs w:val="32"/>
            </w:rPr>
          </w:rPrChange>
        </w:rPr>
      </w:pPr>
      <w:r>
        <w:rPr>
          <w:rFonts w:ascii="Arial" w:hAnsi="Arial"/>
          <w:sz w:val="32"/>
          <w:rPrChange w:id="811" w:author="Microsoft Word" w:date="2025-11-24T11:47:00Z" w16du:dateUtc="2025-11-24T06:17:00Z">
            <w:rPr>
              <w:sz w:val="32"/>
              <w:szCs w:val="32"/>
            </w:rPr>
          </w:rPrChange>
        </w:rPr>
        <w:t>from sklearn.ensemble import RandomForestClassifier</w:t>
      </w:r>
    </w:p>
    <w:p w14:paraId="398477C1" w14:textId="77777777" w:rsidR="0064604A" w:rsidRDefault="0064604A" w:rsidP="00466916">
      <w:pPr>
        <w:jc w:val="both"/>
        <w:rPr>
          <w:rFonts w:ascii="Arial" w:hAnsi="Arial"/>
          <w:sz w:val="32"/>
          <w:rPrChange w:id="812" w:author="Microsoft Word" w:date="2025-11-24T11:47:00Z" w16du:dateUtc="2025-11-24T06:17:00Z">
            <w:rPr>
              <w:sz w:val="32"/>
              <w:szCs w:val="32"/>
            </w:rPr>
          </w:rPrChange>
        </w:rPr>
      </w:pPr>
      <w:r>
        <w:rPr>
          <w:rFonts w:ascii="Arial" w:hAnsi="Arial"/>
          <w:sz w:val="32"/>
          <w:rPrChange w:id="813" w:author="Microsoft Word" w:date="2025-11-24T11:47:00Z" w16du:dateUtc="2025-11-24T06:17:00Z">
            <w:rPr>
              <w:sz w:val="32"/>
              <w:szCs w:val="32"/>
            </w:rPr>
          </w:rPrChange>
        </w:rPr>
        <w:t>from sklearn.model_selection import train_test_split</w:t>
      </w:r>
    </w:p>
    <w:p w14:paraId="29F30C91" w14:textId="77777777" w:rsidR="0064604A" w:rsidRDefault="0064604A" w:rsidP="00466916">
      <w:pPr>
        <w:jc w:val="both"/>
        <w:rPr>
          <w:rFonts w:ascii="Arial" w:hAnsi="Arial"/>
          <w:sz w:val="32"/>
          <w:rPrChange w:id="814" w:author="Microsoft Word" w:date="2025-11-24T11:47:00Z" w16du:dateUtc="2025-11-24T06:17:00Z">
            <w:rPr>
              <w:sz w:val="32"/>
              <w:szCs w:val="32"/>
            </w:rPr>
          </w:rPrChange>
        </w:rPr>
      </w:pPr>
      <w:r>
        <w:rPr>
          <w:rFonts w:ascii="Arial" w:hAnsi="Arial"/>
          <w:sz w:val="32"/>
          <w:rPrChange w:id="815" w:author="Microsoft Word" w:date="2025-11-24T11:47:00Z" w16du:dateUtc="2025-11-24T06:17:00Z">
            <w:rPr>
              <w:sz w:val="32"/>
              <w:szCs w:val="32"/>
            </w:rPr>
          </w:rPrChange>
        </w:rPr>
        <w:t>from sklearn.metrics import accuracy_score, classification_report</w:t>
      </w:r>
    </w:p>
    <w:p w14:paraId="2BCBB39A" w14:textId="77777777" w:rsidR="0064604A" w:rsidRDefault="0064604A" w:rsidP="00466916">
      <w:pPr>
        <w:jc w:val="both"/>
        <w:rPr>
          <w:rFonts w:ascii="Arial" w:hAnsi="Arial"/>
          <w:sz w:val="32"/>
          <w:rPrChange w:id="816" w:author="Microsoft Word" w:date="2025-11-24T11:47:00Z" w16du:dateUtc="2025-11-24T06:17:00Z">
            <w:rPr>
              <w:sz w:val="32"/>
              <w:szCs w:val="32"/>
            </w:rPr>
          </w:rPrChange>
        </w:rPr>
      </w:pPr>
      <w:r>
        <w:rPr>
          <w:rFonts w:ascii="Arial" w:hAnsi="Arial"/>
          <w:i/>
          <w:sz w:val="32"/>
          <w:rPrChange w:id="817" w:author="Microsoft Word" w:date="2025-11-24T11:47:00Z" w16du:dateUtc="2025-11-24T06:17:00Z">
            <w:rPr>
              <w:i/>
              <w:iCs/>
              <w:sz w:val="32"/>
              <w:szCs w:val="32"/>
            </w:rPr>
          </w:rPrChange>
        </w:rPr>
        <w:t># Load dataset</w:t>
      </w:r>
    </w:p>
    <w:p w14:paraId="6C028D81" w14:textId="76D6DC3B" w:rsidR="0064604A" w:rsidRDefault="0064604A" w:rsidP="00466916">
      <w:pPr>
        <w:jc w:val="both"/>
        <w:rPr>
          <w:rFonts w:ascii="Arial" w:hAnsi="Arial"/>
          <w:sz w:val="32"/>
          <w:rPrChange w:id="818" w:author="Microsoft Word" w:date="2025-11-24T11:47:00Z" w16du:dateUtc="2025-11-24T06:17:00Z">
            <w:rPr>
              <w:sz w:val="32"/>
              <w:szCs w:val="32"/>
            </w:rPr>
          </w:rPrChange>
        </w:rPr>
      </w:pPr>
      <w:r>
        <w:rPr>
          <w:rFonts w:ascii="Arial" w:hAnsi="Arial"/>
          <w:sz w:val="32"/>
          <w:rPrChange w:id="819" w:author="Microsoft Word" w:date="2025-11-24T11:47:00Z" w16du:dateUtc="2025-11-24T06:17:00Z">
            <w:rPr>
              <w:sz w:val="32"/>
              <w:szCs w:val="32"/>
            </w:rPr>
          </w:rPrChange>
        </w:rPr>
        <w:t>data = load_digits()</w:t>
      </w:r>
    </w:p>
    <w:p w14:paraId="38FB6FCC" w14:textId="77777777" w:rsidR="0064604A" w:rsidRDefault="0064604A" w:rsidP="00466916">
      <w:pPr>
        <w:jc w:val="both"/>
        <w:rPr>
          <w:rFonts w:ascii="Arial" w:hAnsi="Arial"/>
          <w:sz w:val="32"/>
          <w:rPrChange w:id="820" w:author="Microsoft Word" w:date="2025-11-24T11:47:00Z" w16du:dateUtc="2025-11-24T06:17:00Z">
            <w:rPr>
              <w:sz w:val="32"/>
              <w:szCs w:val="32"/>
            </w:rPr>
          </w:rPrChange>
        </w:rPr>
      </w:pPr>
      <w:r>
        <w:rPr>
          <w:rFonts w:ascii="Arial" w:hAnsi="Arial"/>
          <w:sz w:val="32"/>
          <w:rPrChange w:id="821" w:author="Microsoft Word" w:date="2025-11-24T11:47:00Z" w16du:dateUtc="2025-11-24T06:17:00Z">
            <w:rPr>
              <w:sz w:val="32"/>
              <w:szCs w:val="32"/>
            </w:rPr>
          </w:rPrChange>
        </w:rPr>
        <w:t>X, y = data.data, data.target</w:t>
      </w:r>
    </w:p>
    <w:p w14:paraId="20FCA82C" w14:textId="77777777" w:rsidR="0064604A" w:rsidRDefault="0064604A" w:rsidP="00466916">
      <w:pPr>
        <w:jc w:val="both"/>
        <w:rPr>
          <w:rFonts w:ascii="Arial" w:hAnsi="Arial"/>
          <w:sz w:val="32"/>
          <w:rPrChange w:id="822" w:author="Microsoft Word" w:date="2025-11-24T11:47:00Z" w16du:dateUtc="2025-11-24T06:17:00Z">
            <w:rPr>
              <w:sz w:val="32"/>
              <w:szCs w:val="32"/>
            </w:rPr>
          </w:rPrChange>
        </w:rPr>
      </w:pPr>
      <w:r>
        <w:rPr>
          <w:rFonts w:ascii="Arial" w:hAnsi="Arial"/>
          <w:i/>
          <w:sz w:val="32"/>
          <w:rPrChange w:id="823" w:author="Microsoft Word" w:date="2025-11-24T11:47:00Z" w16du:dateUtc="2025-11-24T06:17:00Z">
            <w:rPr>
              <w:i/>
              <w:iCs/>
              <w:sz w:val="32"/>
              <w:szCs w:val="32"/>
            </w:rPr>
          </w:rPrChange>
        </w:rPr>
        <w:t># Train-test split</w:t>
      </w:r>
    </w:p>
    <w:p w14:paraId="6E6FF4C1" w14:textId="77777777" w:rsidR="0064604A" w:rsidRDefault="0064604A" w:rsidP="00466916">
      <w:pPr>
        <w:jc w:val="both"/>
        <w:rPr>
          <w:rFonts w:ascii="Arial" w:hAnsi="Arial"/>
          <w:sz w:val="32"/>
          <w:rPrChange w:id="824" w:author="Microsoft Word" w:date="2025-11-24T11:47:00Z" w16du:dateUtc="2025-11-24T06:17:00Z">
            <w:rPr>
              <w:sz w:val="32"/>
              <w:szCs w:val="32"/>
            </w:rPr>
          </w:rPrChange>
        </w:rPr>
      </w:pPr>
      <w:r>
        <w:rPr>
          <w:rFonts w:ascii="Arial" w:hAnsi="Arial"/>
          <w:sz w:val="32"/>
          <w:rPrChange w:id="825" w:author="Microsoft Word" w:date="2025-11-24T11:47:00Z" w16du:dateUtc="2025-11-24T06:17:00Z">
            <w:rPr>
              <w:sz w:val="32"/>
              <w:szCs w:val="32"/>
            </w:rPr>
          </w:rPrChange>
        </w:rPr>
        <w:lastRenderedPageBreak/>
        <w:t>X_train, X_test, y_train, y_test = train_test_split(</w:t>
      </w:r>
    </w:p>
    <w:p w14:paraId="17EF21E8" w14:textId="699AB072" w:rsidR="0064604A" w:rsidRDefault="0064604A" w:rsidP="00466916">
      <w:pPr>
        <w:jc w:val="both"/>
        <w:rPr>
          <w:rFonts w:ascii="Arial" w:hAnsi="Arial"/>
          <w:sz w:val="32"/>
          <w:rPrChange w:id="826" w:author="Microsoft Word" w:date="2025-11-24T11:47:00Z" w16du:dateUtc="2025-11-24T06:17:00Z">
            <w:rPr>
              <w:sz w:val="32"/>
              <w:szCs w:val="32"/>
            </w:rPr>
          </w:rPrChange>
        </w:rPr>
      </w:pPr>
      <w:r>
        <w:rPr>
          <w:rFonts w:ascii="Arial" w:hAnsi="Arial"/>
          <w:sz w:val="32"/>
          <w:rPrChange w:id="827" w:author="Microsoft Word" w:date="2025-11-24T11:47:00Z" w16du:dateUtc="2025-11-24T06:17:00Z">
            <w:rPr>
              <w:sz w:val="32"/>
              <w:szCs w:val="32"/>
            </w:rPr>
          </w:rPrChange>
        </w:rPr>
        <w:t xml:space="preserve"> X, y, test_size=0.2, random_state=42</w:t>
      </w:r>
    </w:p>
    <w:p w14:paraId="4BF490B4" w14:textId="77777777" w:rsidR="0064604A" w:rsidRDefault="0064604A" w:rsidP="00466916">
      <w:pPr>
        <w:jc w:val="both"/>
        <w:rPr>
          <w:rFonts w:ascii="Arial" w:hAnsi="Arial"/>
          <w:sz w:val="32"/>
          <w:rPrChange w:id="828" w:author="Microsoft Word" w:date="2025-11-24T11:47:00Z" w16du:dateUtc="2025-11-24T06:17:00Z">
            <w:rPr>
              <w:sz w:val="32"/>
              <w:szCs w:val="32"/>
            </w:rPr>
          </w:rPrChange>
        </w:rPr>
      </w:pPr>
      <w:r>
        <w:rPr>
          <w:rFonts w:ascii="Arial" w:hAnsi="Arial"/>
          <w:sz w:val="32"/>
          <w:rPrChange w:id="829" w:author="Microsoft Word" w:date="2025-11-24T11:47:00Z" w16du:dateUtc="2025-11-24T06:17:00Z">
            <w:rPr>
              <w:sz w:val="32"/>
              <w:szCs w:val="32"/>
            </w:rPr>
          </w:rPrChange>
        </w:rPr>
        <w:t>)</w:t>
      </w:r>
    </w:p>
    <w:p w14:paraId="006037EA" w14:textId="77777777" w:rsidR="0064604A" w:rsidRDefault="0064604A" w:rsidP="00466916">
      <w:pPr>
        <w:jc w:val="both"/>
        <w:rPr>
          <w:rFonts w:ascii="Arial" w:hAnsi="Arial"/>
          <w:sz w:val="32"/>
          <w:rPrChange w:id="830" w:author="Microsoft Word" w:date="2025-11-24T11:47:00Z" w16du:dateUtc="2025-11-24T06:17:00Z">
            <w:rPr>
              <w:sz w:val="32"/>
              <w:szCs w:val="32"/>
            </w:rPr>
          </w:rPrChange>
        </w:rPr>
      </w:pPr>
      <w:r>
        <w:rPr>
          <w:rFonts w:ascii="Arial" w:hAnsi="Arial"/>
          <w:i/>
          <w:sz w:val="32"/>
          <w:rPrChange w:id="831" w:author="Microsoft Word" w:date="2025-11-24T11:47:00Z" w16du:dateUtc="2025-11-24T06:17:00Z">
            <w:rPr>
              <w:i/>
              <w:iCs/>
              <w:sz w:val="32"/>
              <w:szCs w:val="32"/>
            </w:rPr>
          </w:rPrChange>
        </w:rPr>
        <w:t># Train model</w:t>
      </w:r>
    </w:p>
    <w:p w14:paraId="064DBC6A" w14:textId="194314DE" w:rsidR="0064604A" w:rsidRDefault="0064604A" w:rsidP="00466916">
      <w:pPr>
        <w:jc w:val="both"/>
        <w:rPr>
          <w:rFonts w:ascii="Arial" w:hAnsi="Arial"/>
          <w:sz w:val="32"/>
          <w:rPrChange w:id="832" w:author="Microsoft Word" w:date="2025-11-24T11:47:00Z" w16du:dateUtc="2025-11-24T06:17:00Z">
            <w:rPr>
              <w:sz w:val="32"/>
              <w:szCs w:val="32"/>
            </w:rPr>
          </w:rPrChange>
        </w:rPr>
      </w:pPr>
      <w:r>
        <w:rPr>
          <w:rFonts w:ascii="Arial" w:hAnsi="Arial"/>
          <w:sz w:val="32"/>
          <w:rPrChange w:id="833" w:author="Microsoft Word" w:date="2025-11-24T11:47:00Z" w16du:dateUtc="2025-11-24T06:17:00Z">
            <w:rPr>
              <w:sz w:val="32"/>
              <w:szCs w:val="32"/>
            </w:rPr>
          </w:rPrChange>
        </w:rPr>
        <w:t>rf =RandomForestClassifier(n_estimators=100, random_state=42)</w:t>
      </w:r>
    </w:p>
    <w:p w14:paraId="6F41EF05" w14:textId="77777777" w:rsidR="0064604A" w:rsidRDefault="0064604A" w:rsidP="00466916">
      <w:pPr>
        <w:jc w:val="both"/>
        <w:rPr>
          <w:rFonts w:ascii="Arial" w:hAnsi="Arial"/>
          <w:sz w:val="32"/>
          <w:rPrChange w:id="834" w:author="Microsoft Word" w:date="2025-11-24T11:47:00Z" w16du:dateUtc="2025-11-24T06:17:00Z">
            <w:rPr>
              <w:sz w:val="32"/>
              <w:szCs w:val="32"/>
            </w:rPr>
          </w:rPrChange>
        </w:rPr>
      </w:pPr>
      <w:r>
        <w:rPr>
          <w:rFonts w:ascii="Arial" w:hAnsi="Arial"/>
          <w:sz w:val="32"/>
          <w:rPrChange w:id="835" w:author="Microsoft Word" w:date="2025-11-24T11:47:00Z" w16du:dateUtc="2025-11-24T06:17:00Z">
            <w:rPr>
              <w:sz w:val="32"/>
              <w:szCs w:val="32"/>
            </w:rPr>
          </w:rPrChange>
        </w:rPr>
        <w:t>rf.fit(X_train, y_train)</w:t>
      </w:r>
    </w:p>
    <w:p w14:paraId="4F7B8A16" w14:textId="77777777" w:rsidR="0064604A" w:rsidRDefault="0064604A" w:rsidP="00466916">
      <w:pPr>
        <w:jc w:val="both"/>
        <w:rPr>
          <w:rFonts w:ascii="Arial" w:hAnsi="Arial"/>
          <w:sz w:val="32"/>
          <w:rPrChange w:id="836" w:author="Microsoft Word" w:date="2025-11-24T11:47:00Z" w16du:dateUtc="2025-11-24T06:17:00Z">
            <w:rPr>
              <w:sz w:val="32"/>
              <w:szCs w:val="32"/>
            </w:rPr>
          </w:rPrChange>
        </w:rPr>
      </w:pPr>
      <w:r>
        <w:rPr>
          <w:rFonts w:ascii="Arial" w:hAnsi="Arial"/>
          <w:i/>
          <w:sz w:val="32"/>
          <w:rPrChange w:id="837" w:author="Microsoft Word" w:date="2025-11-24T11:47:00Z" w16du:dateUtc="2025-11-24T06:17:00Z">
            <w:rPr>
              <w:i/>
              <w:iCs/>
              <w:sz w:val="32"/>
              <w:szCs w:val="32"/>
            </w:rPr>
          </w:rPrChange>
        </w:rPr>
        <w:t># Predict</w:t>
      </w:r>
    </w:p>
    <w:p w14:paraId="516D5E02" w14:textId="77777777" w:rsidR="0064604A" w:rsidRDefault="0064604A" w:rsidP="00466916">
      <w:pPr>
        <w:jc w:val="both"/>
        <w:rPr>
          <w:rFonts w:ascii="Arial" w:hAnsi="Arial"/>
          <w:sz w:val="32"/>
          <w:rPrChange w:id="838" w:author="Microsoft Word" w:date="2025-11-24T11:47:00Z" w16du:dateUtc="2025-11-24T06:17:00Z">
            <w:rPr>
              <w:sz w:val="32"/>
              <w:szCs w:val="32"/>
            </w:rPr>
          </w:rPrChange>
        </w:rPr>
      </w:pPr>
      <w:r>
        <w:rPr>
          <w:rFonts w:ascii="Arial" w:hAnsi="Arial"/>
          <w:sz w:val="32"/>
          <w:rPrChange w:id="839" w:author="Microsoft Word" w:date="2025-11-24T11:47:00Z" w16du:dateUtc="2025-11-24T06:17:00Z">
            <w:rPr>
              <w:sz w:val="32"/>
              <w:szCs w:val="32"/>
            </w:rPr>
          </w:rPrChange>
        </w:rPr>
        <w:t>y_pred = rf.predict(X_test)</w:t>
      </w:r>
    </w:p>
    <w:p w14:paraId="6BBC61C5" w14:textId="77777777" w:rsidR="0064604A" w:rsidRDefault="0064604A" w:rsidP="00466916">
      <w:pPr>
        <w:jc w:val="both"/>
        <w:rPr>
          <w:rFonts w:ascii="Arial" w:hAnsi="Arial"/>
          <w:sz w:val="32"/>
          <w:rPrChange w:id="840" w:author="Microsoft Word" w:date="2025-11-24T11:47:00Z" w16du:dateUtc="2025-11-24T06:17:00Z">
            <w:rPr>
              <w:sz w:val="32"/>
              <w:szCs w:val="32"/>
            </w:rPr>
          </w:rPrChange>
        </w:rPr>
      </w:pPr>
      <w:r>
        <w:rPr>
          <w:rFonts w:ascii="Arial" w:hAnsi="Arial"/>
          <w:i/>
          <w:sz w:val="32"/>
          <w:rPrChange w:id="841" w:author="Microsoft Word" w:date="2025-11-24T11:47:00Z" w16du:dateUtc="2025-11-24T06:17:00Z">
            <w:rPr>
              <w:i/>
              <w:iCs/>
              <w:sz w:val="32"/>
              <w:szCs w:val="32"/>
            </w:rPr>
          </w:rPrChange>
        </w:rPr>
        <w:t># Evaluate</w:t>
      </w:r>
    </w:p>
    <w:p w14:paraId="34FFA3C0" w14:textId="77777777" w:rsidR="0064604A" w:rsidRDefault="0064604A" w:rsidP="00466916">
      <w:pPr>
        <w:jc w:val="both"/>
        <w:rPr>
          <w:rFonts w:ascii="Arial" w:hAnsi="Arial"/>
          <w:sz w:val="32"/>
          <w:rPrChange w:id="842" w:author="Microsoft Word" w:date="2025-11-24T11:47:00Z" w16du:dateUtc="2025-11-24T06:17:00Z">
            <w:rPr>
              <w:sz w:val="32"/>
              <w:szCs w:val="32"/>
            </w:rPr>
          </w:rPrChange>
        </w:rPr>
      </w:pPr>
      <w:r>
        <w:rPr>
          <w:rFonts w:ascii="Arial" w:hAnsi="Arial"/>
          <w:sz w:val="32"/>
          <w:rPrChange w:id="843" w:author="Microsoft Word" w:date="2025-11-24T11:47:00Z" w16du:dateUtc="2025-11-24T06:17:00Z">
            <w:rPr>
              <w:sz w:val="32"/>
              <w:szCs w:val="32"/>
            </w:rPr>
          </w:rPrChange>
        </w:rPr>
        <w:t>acc = accuracy_score(y_test, y_pred)</w:t>
      </w:r>
    </w:p>
    <w:p w14:paraId="4E39C6DB" w14:textId="77777777" w:rsidR="0064604A" w:rsidRDefault="0064604A" w:rsidP="00466916">
      <w:pPr>
        <w:jc w:val="both"/>
        <w:rPr>
          <w:rFonts w:ascii="Arial" w:hAnsi="Arial"/>
          <w:sz w:val="32"/>
          <w:rPrChange w:id="844" w:author="Microsoft Word" w:date="2025-11-24T11:47:00Z" w16du:dateUtc="2025-11-24T06:17:00Z">
            <w:rPr>
              <w:sz w:val="32"/>
              <w:szCs w:val="32"/>
            </w:rPr>
          </w:rPrChange>
        </w:rPr>
      </w:pPr>
      <w:r>
        <w:rPr>
          <w:rFonts w:ascii="Arial" w:hAnsi="Arial"/>
          <w:sz w:val="32"/>
          <w:rPrChange w:id="845" w:author="Microsoft Word" w:date="2025-11-24T11:47:00Z" w16du:dateUtc="2025-11-24T06:17:00Z">
            <w:rPr>
              <w:sz w:val="32"/>
              <w:szCs w:val="32"/>
            </w:rPr>
          </w:rPrChange>
        </w:rPr>
        <w:t>print(f"Accuracy: {acc:.4f}")</w:t>
      </w:r>
    </w:p>
    <w:p w14:paraId="198E8BB0" w14:textId="77777777" w:rsidR="0064604A" w:rsidRDefault="0064604A" w:rsidP="00466916">
      <w:pPr>
        <w:jc w:val="both"/>
        <w:rPr>
          <w:rFonts w:ascii="Arial" w:hAnsi="Arial"/>
          <w:sz w:val="32"/>
          <w:rPrChange w:id="846" w:author="Microsoft Word" w:date="2025-11-24T11:47:00Z" w16du:dateUtc="2025-11-24T06:17:00Z">
            <w:rPr>
              <w:sz w:val="32"/>
              <w:szCs w:val="32"/>
            </w:rPr>
          </w:rPrChange>
        </w:rPr>
      </w:pPr>
      <w:r>
        <w:rPr>
          <w:rFonts w:ascii="Arial" w:hAnsi="Arial"/>
          <w:sz w:val="32"/>
          <w:rPrChange w:id="847" w:author="Microsoft Word" w:date="2025-11-24T11:47:00Z" w16du:dateUtc="2025-11-24T06:17:00Z">
            <w:rPr>
              <w:sz w:val="32"/>
              <w:szCs w:val="32"/>
            </w:rPr>
          </w:rPrChange>
        </w:rPr>
        <w:t>print("Classification Report:")</w:t>
      </w:r>
    </w:p>
    <w:p w14:paraId="0C91A766" w14:textId="77777777" w:rsidR="0064604A" w:rsidRDefault="0064604A" w:rsidP="00466916">
      <w:pPr>
        <w:jc w:val="both"/>
        <w:rPr>
          <w:rFonts w:ascii="Arial" w:hAnsi="Arial"/>
          <w:sz w:val="32"/>
          <w:rPrChange w:id="848" w:author="Microsoft Word" w:date="2025-11-24T11:47:00Z" w16du:dateUtc="2025-11-24T06:17:00Z">
            <w:rPr>
              <w:sz w:val="32"/>
              <w:szCs w:val="32"/>
            </w:rPr>
          </w:rPrChange>
        </w:rPr>
      </w:pPr>
      <w:r>
        <w:rPr>
          <w:rFonts w:ascii="Arial" w:hAnsi="Arial"/>
          <w:sz w:val="32"/>
          <w:rPrChange w:id="849" w:author="Microsoft Word" w:date="2025-11-24T11:47:00Z" w16du:dateUtc="2025-11-24T06:17:00Z">
            <w:rPr>
              <w:sz w:val="32"/>
              <w:szCs w:val="32"/>
            </w:rPr>
          </w:rPrChange>
        </w:rPr>
        <w:t>print(classification_report(y_test, y_pred, digits=4))</w:t>
      </w:r>
    </w:p>
    <w:p w14:paraId="1952957D" w14:textId="580D8D2B" w:rsidR="0064604A" w:rsidRDefault="0064604A" w:rsidP="00466916">
      <w:pPr>
        <w:jc w:val="both"/>
        <w:rPr>
          <w:rFonts w:ascii="Arial" w:hAnsi="Arial"/>
          <w:sz w:val="32"/>
          <w:rPrChange w:id="850" w:author="Microsoft Word" w:date="2025-11-24T11:47:00Z" w16du:dateUtc="2025-11-24T06:17:00Z">
            <w:rPr>
              <w:sz w:val="32"/>
              <w:szCs w:val="32"/>
            </w:rPr>
          </w:rPrChange>
        </w:rPr>
      </w:pPr>
      <w:r>
        <w:rPr>
          <w:rFonts w:ascii="Arial" w:hAnsi="Arial"/>
          <w:sz w:val="32"/>
          <w:rPrChange w:id="851" w:author="Microsoft Word" w:date="2025-11-24T11:47:00Z" w16du:dateUtc="2025-11-24T06:17:00Z">
            <w:rPr>
              <w:sz w:val="32"/>
              <w:szCs w:val="32"/>
            </w:rPr>
          </w:rPrChange>
        </w:rPr>
        <w:t xml:space="preserve"> </w:t>
      </w:r>
      <w:r>
        <w:rPr>
          <w:rFonts w:ascii="Arial" w:hAnsi="Arial"/>
          <w:i/>
          <w:sz w:val="32"/>
          <w:rPrChange w:id="852" w:author="Microsoft Word" w:date="2025-11-24T11:47:00Z" w16du:dateUtc="2025-11-24T06:17:00Z">
            <w:rPr>
              <w:i/>
              <w:iCs/>
              <w:sz w:val="32"/>
              <w:szCs w:val="32"/>
            </w:rPr>
          </w:rPrChange>
        </w:rPr>
        <w:t># Feature Importance (Top 9 pixels)</w:t>
      </w:r>
    </w:p>
    <w:p w14:paraId="103DA073" w14:textId="77777777" w:rsidR="0064604A" w:rsidRDefault="0064604A" w:rsidP="00466916">
      <w:pPr>
        <w:jc w:val="both"/>
        <w:rPr>
          <w:rFonts w:ascii="Arial" w:hAnsi="Arial"/>
          <w:sz w:val="32"/>
          <w:rPrChange w:id="853" w:author="Microsoft Word" w:date="2025-11-24T11:47:00Z" w16du:dateUtc="2025-11-24T06:17:00Z">
            <w:rPr>
              <w:sz w:val="32"/>
              <w:szCs w:val="32"/>
            </w:rPr>
          </w:rPrChange>
        </w:rPr>
      </w:pPr>
      <w:r>
        <w:rPr>
          <w:rFonts w:ascii="Arial" w:hAnsi="Arial"/>
          <w:sz w:val="32"/>
          <w:rPrChange w:id="854" w:author="Microsoft Word" w:date="2025-11-24T11:47:00Z" w16du:dateUtc="2025-11-24T06:17:00Z">
            <w:rPr>
              <w:sz w:val="32"/>
              <w:szCs w:val="32"/>
            </w:rPr>
          </w:rPrChange>
        </w:rPr>
        <w:t>importances = rf.feature_importances_.reshape(8, 8)</w:t>
      </w:r>
    </w:p>
    <w:p w14:paraId="27410C8F" w14:textId="77777777" w:rsidR="0064604A" w:rsidRDefault="0064604A" w:rsidP="00466916">
      <w:pPr>
        <w:jc w:val="both"/>
        <w:rPr>
          <w:rFonts w:ascii="Arial" w:hAnsi="Arial"/>
          <w:sz w:val="32"/>
          <w:rPrChange w:id="855" w:author="Microsoft Word" w:date="2025-11-24T11:47:00Z" w16du:dateUtc="2025-11-24T06:17:00Z">
            <w:rPr>
              <w:sz w:val="32"/>
              <w:szCs w:val="32"/>
            </w:rPr>
          </w:rPrChange>
        </w:rPr>
      </w:pPr>
      <w:r>
        <w:rPr>
          <w:rFonts w:ascii="Arial" w:hAnsi="Arial"/>
          <w:sz w:val="32"/>
          <w:rPrChange w:id="856" w:author="Microsoft Word" w:date="2025-11-24T11:47:00Z" w16du:dateUtc="2025-11-24T06:17:00Z">
            <w:rPr>
              <w:sz w:val="32"/>
              <w:szCs w:val="32"/>
            </w:rPr>
          </w:rPrChange>
        </w:rPr>
        <w:t>top_pixels = importances.flatten().argsort()[-9:][::-1]</w:t>
      </w:r>
    </w:p>
    <w:p w14:paraId="058B86F2" w14:textId="77777777" w:rsidR="0064604A" w:rsidRDefault="0064604A" w:rsidP="00466916">
      <w:pPr>
        <w:jc w:val="both"/>
        <w:rPr>
          <w:rFonts w:ascii="Arial" w:hAnsi="Arial"/>
          <w:sz w:val="32"/>
          <w:rPrChange w:id="857" w:author="Microsoft Word" w:date="2025-11-24T11:47:00Z" w16du:dateUtc="2025-11-24T06:17:00Z">
            <w:rPr>
              <w:sz w:val="32"/>
              <w:szCs w:val="32"/>
            </w:rPr>
          </w:rPrChange>
        </w:rPr>
      </w:pPr>
      <w:r>
        <w:rPr>
          <w:rFonts w:ascii="Arial" w:hAnsi="Arial"/>
          <w:sz w:val="32"/>
          <w:rPrChange w:id="858" w:author="Microsoft Word" w:date="2025-11-24T11:47:00Z" w16du:dateUtc="2025-11-24T06:17:00Z">
            <w:rPr>
              <w:sz w:val="32"/>
              <w:szCs w:val="32"/>
            </w:rPr>
          </w:rPrChange>
        </w:rPr>
        <w:t>print("\nTop 9 Important Pixels (index):", top_pixels)</w:t>
      </w:r>
    </w:p>
    <w:p w14:paraId="54C49FD8" w14:textId="77777777" w:rsidR="0064604A" w:rsidRDefault="0064604A" w:rsidP="00466916">
      <w:pPr>
        <w:jc w:val="both"/>
        <w:rPr>
          <w:rFonts w:ascii="Arial" w:hAnsi="Arial"/>
          <w:sz w:val="32"/>
          <w:rPrChange w:id="859" w:author="Microsoft Word" w:date="2025-11-24T11:47:00Z" w16du:dateUtc="2025-11-24T06:17:00Z">
            <w:rPr>
              <w:sz w:val="32"/>
              <w:szCs w:val="32"/>
            </w:rPr>
          </w:rPrChange>
        </w:rPr>
      </w:pPr>
      <w:r>
        <w:rPr>
          <w:rFonts w:ascii="Arial" w:hAnsi="Arial"/>
          <w:i/>
          <w:sz w:val="32"/>
          <w:rPrChange w:id="860" w:author="Microsoft Word" w:date="2025-11-24T11:47:00Z" w16du:dateUtc="2025-11-24T06:17:00Z">
            <w:rPr>
              <w:i/>
              <w:iCs/>
              <w:sz w:val="32"/>
              <w:szCs w:val="32"/>
            </w:rPr>
          </w:rPrChange>
        </w:rPr>
        <w:t># Plot 3x3 heatmap of top features</w:t>
      </w:r>
    </w:p>
    <w:p w14:paraId="16350893" w14:textId="77777777" w:rsidR="0064604A" w:rsidRDefault="0064604A" w:rsidP="00466916">
      <w:pPr>
        <w:jc w:val="both"/>
        <w:rPr>
          <w:rFonts w:ascii="Arial" w:hAnsi="Arial"/>
          <w:sz w:val="32"/>
          <w:rPrChange w:id="861" w:author="Microsoft Word" w:date="2025-11-24T11:47:00Z" w16du:dateUtc="2025-11-24T06:17:00Z">
            <w:rPr>
              <w:sz w:val="32"/>
              <w:szCs w:val="32"/>
            </w:rPr>
          </w:rPrChange>
        </w:rPr>
      </w:pPr>
      <w:r>
        <w:rPr>
          <w:rFonts w:ascii="Arial" w:hAnsi="Arial"/>
          <w:sz w:val="32"/>
          <w:rPrChange w:id="862" w:author="Microsoft Word" w:date="2025-11-24T11:47:00Z" w16du:dateUtc="2025-11-24T06:17:00Z">
            <w:rPr>
              <w:sz w:val="32"/>
              <w:szCs w:val="32"/>
            </w:rPr>
          </w:rPrChange>
        </w:rPr>
        <w:t>plt.figure(figsize=(7, 5))</w:t>
      </w:r>
    </w:p>
    <w:p w14:paraId="0B96A07C" w14:textId="77777777" w:rsidR="0064604A" w:rsidRDefault="0064604A" w:rsidP="00466916">
      <w:pPr>
        <w:jc w:val="both"/>
        <w:rPr>
          <w:rFonts w:ascii="Arial" w:hAnsi="Arial"/>
          <w:sz w:val="32"/>
          <w:rPrChange w:id="863" w:author="Microsoft Word" w:date="2025-11-24T11:47:00Z" w16du:dateUtc="2025-11-24T06:17:00Z">
            <w:rPr>
              <w:sz w:val="32"/>
              <w:szCs w:val="32"/>
            </w:rPr>
          </w:rPrChange>
        </w:rPr>
      </w:pPr>
      <w:r>
        <w:rPr>
          <w:rFonts w:ascii="Arial" w:hAnsi="Arial"/>
          <w:sz w:val="32"/>
          <w:rPrChange w:id="864" w:author="Microsoft Word" w:date="2025-11-24T11:47:00Z" w16du:dateUtc="2025-11-24T06:17:00Z">
            <w:rPr>
              <w:sz w:val="32"/>
              <w:szCs w:val="32"/>
            </w:rPr>
          </w:rPrChange>
        </w:rPr>
        <w:t>sns.heatmap(importances, cmap='viridis', cbar=True)</w:t>
      </w:r>
    </w:p>
    <w:p w14:paraId="2C97678D" w14:textId="77777777" w:rsidR="0064604A" w:rsidRDefault="0064604A" w:rsidP="00466916">
      <w:pPr>
        <w:jc w:val="both"/>
        <w:rPr>
          <w:rFonts w:ascii="Arial" w:hAnsi="Arial"/>
          <w:sz w:val="32"/>
          <w:rPrChange w:id="865" w:author="Microsoft Word" w:date="2025-11-24T11:47:00Z" w16du:dateUtc="2025-11-24T06:17:00Z">
            <w:rPr>
              <w:sz w:val="32"/>
              <w:szCs w:val="32"/>
            </w:rPr>
          </w:rPrChange>
        </w:rPr>
      </w:pPr>
      <w:r>
        <w:rPr>
          <w:rFonts w:ascii="Arial" w:hAnsi="Arial"/>
          <w:sz w:val="32"/>
          <w:rPrChange w:id="866" w:author="Microsoft Word" w:date="2025-11-24T11:47:00Z" w16du:dateUtc="2025-11-24T06:17:00Z">
            <w:rPr>
              <w:sz w:val="32"/>
              <w:szCs w:val="32"/>
            </w:rPr>
          </w:rPrChange>
        </w:rPr>
        <w:t>plt.title('Pixel Importance Heatmap - Random Forest')</w:t>
      </w:r>
    </w:p>
    <w:p w14:paraId="476C5008" w14:textId="77777777" w:rsidR="0064604A" w:rsidRDefault="0064604A" w:rsidP="00466916">
      <w:pPr>
        <w:jc w:val="both"/>
        <w:rPr>
          <w:rFonts w:ascii="Arial" w:hAnsi="Arial"/>
          <w:sz w:val="32"/>
          <w:rPrChange w:id="867" w:author="Microsoft Word" w:date="2025-11-24T11:47:00Z" w16du:dateUtc="2025-11-24T06:17:00Z">
            <w:rPr>
              <w:sz w:val="32"/>
              <w:szCs w:val="32"/>
            </w:rPr>
          </w:rPrChange>
        </w:rPr>
      </w:pPr>
      <w:r>
        <w:rPr>
          <w:rFonts w:ascii="Arial" w:hAnsi="Arial"/>
          <w:sz w:val="32"/>
          <w:rPrChange w:id="868" w:author="Microsoft Word" w:date="2025-11-24T11:47:00Z" w16du:dateUtc="2025-11-24T06:17:00Z">
            <w:rPr>
              <w:sz w:val="32"/>
              <w:szCs w:val="32"/>
            </w:rPr>
          </w:rPrChange>
        </w:rPr>
        <w:t>plt.axis('off')</w:t>
      </w:r>
    </w:p>
    <w:p w14:paraId="21472B82" w14:textId="77777777" w:rsidR="0064604A" w:rsidRDefault="0064604A" w:rsidP="00466916">
      <w:pPr>
        <w:jc w:val="both"/>
        <w:rPr>
          <w:rFonts w:ascii="Arial" w:hAnsi="Arial"/>
          <w:sz w:val="32"/>
          <w:rPrChange w:id="869" w:author="Microsoft Word" w:date="2025-11-24T11:47:00Z" w16du:dateUtc="2025-11-24T06:17:00Z">
            <w:rPr>
              <w:sz w:val="32"/>
              <w:szCs w:val="32"/>
            </w:rPr>
          </w:rPrChange>
        </w:rPr>
      </w:pPr>
      <w:r>
        <w:rPr>
          <w:rFonts w:ascii="Arial" w:hAnsi="Arial"/>
          <w:sz w:val="32"/>
          <w:rPrChange w:id="870" w:author="Microsoft Word" w:date="2025-11-24T11:47:00Z" w16du:dateUtc="2025-11-24T06:17:00Z">
            <w:rPr>
              <w:sz w:val="32"/>
              <w:szCs w:val="32"/>
            </w:rPr>
          </w:rPrChange>
        </w:rPr>
        <w:lastRenderedPageBreak/>
        <w:t>plt.tight_layout()</w:t>
      </w:r>
    </w:p>
    <w:p w14:paraId="425CE395" w14:textId="77777777" w:rsidR="0064604A" w:rsidRDefault="0064604A" w:rsidP="00466916">
      <w:pPr>
        <w:jc w:val="both"/>
        <w:rPr>
          <w:rFonts w:ascii="Arial" w:hAnsi="Arial"/>
          <w:sz w:val="32"/>
          <w:rPrChange w:id="871" w:author="Microsoft Word" w:date="2025-11-24T11:47:00Z" w16du:dateUtc="2025-11-24T06:17:00Z">
            <w:rPr>
              <w:sz w:val="32"/>
              <w:szCs w:val="32"/>
            </w:rPr>
          </w:rPrChange>
        </w:rPr>
      </w:pPr>
      <w:r>
        <w:rPr>
          <w:rFonts w:ascii="Arial" w:hAnsi="Arial"/>
          <w:sz w:val="32"/>
          <w:rPrChange w:id="872" w:author="Microsoft Word" w:date="2025-11-24T11:47:00Z" w16du:dateUtc="2025-11-24T06:17:00Z">
            <w:rPr>
              <w:sz w:val="32"/>
              <w:szCs w:val="32"/>
            </w:rPr>
          </w:rPrChange>
        </w:rPr>
        <w:t>plt.show()</w:t>
      </w:r>
    </w:p>
    <w:p w14:paraId="0C6D6F74" w14:textId="0751D8C9" w:rsidR="0064604A" w:rsidRDefault="0064604A" w:rsidP="00466916">
      <w:pPr>
        <w:jc w:val="both"/>
        <w:rPr>
          <w:rFonts w:ascii="Arial" w:hAnsi="Arial"/>
          <w:b/>
          <w:i/>
          <w:sz w:val="36"/>
          <w:rPrChange w:id="873" w:author="Microsoft Word" w:date="2025-11-24T11:47:00Z" w16du:dateUtc="2025-11-24T06:17:00Z">
            <w:rPr>
              <w:b/>
              <w:bCs/>
              <w:i/>
              <w:iCs/>
              <w:sz w:val="36"/>
              <w:szCs w:val="36"/>
            </w:rPr>
          </w:rPrChange>
        </w:rPr>
      </w:pPr>
      <w:r>
        <w:rPr>
          <w:rFonts w:ascii="Arial" w:hAnsi="Arial"/>
          <w:b/>
          <w:i/>
          <w:sz w:val="36"/>
          <w:rPrChange w:id="874" w:author="Microsoft Word" w:date="2025-11-24T11:47:00Z" w16du:dateUtc="2025-11-24T06:17:00Z">
            <w:rPr>
              <w:b/>
              <w:bCs/>
              <w:i/>
              <w:iCs/>
              <w:sz w:val="36"/>
              <w:szCs w:val="36"/>
            </w:rPr>
          </w:rPrChange>
        </w:rPr>
        <w:t>Output :</w:t>
      </w:r>
    </w:p>
    <w:p w14:paraId="5EE4F67E" w14:textId="77777777" w:rsidR="00751083" w:rsidRDefault="00000000">
      <w:pPr>
        <w:jc w:val="both"/>
        <w:rPr>
          <w:del w:id="875" w:author="Microsoft Word" w:date="2025-11-24T11:47:00Z" w16du:dateUtc="2025-11-24T06:17:00Z"/>
          <w:rFonts w:ascii="Arial" w:hAnsi="Arial" w:cs="Arial"/>
          <w:b/>
          <w:bCs/>
          <w:i/>
          <w:iCs/>
          <w:sz w:val="36"/>
          <w:szCs w:val="36"/>
        </w:rPr>
      </w:pPr>
      <w:del w:id="876" w:author="Microsoft Word" w:date="2025-11-24T11:47:00Z" w16du:dateUtc="2025-11-24T06:17:00Z">
        <w:r>
          <w:rPr>
            <w:rFonts w:ascii="Arial" w:hAnsi="Arial" w:cs="Arial"/>
            <w:b/>
            <w:bCs/>
            <w:i/>
            <w:iCs/>
            <w:noProof/>
            <w:sz w:val="36"/>
            <w:szCs w:val="36"/>
          </w:rPr>
          <w:drawing>
            <wp:inline distT="0" distB="0" distL="0" distR="0" wp14:anchorId="10D11738" wp14:editId="407471D9">
              <wp:extent cx="5731510" cy="6294120"/>
              <wp:effectExtent l="0" t="0" r="2540" b="0"/>
              <wp:docPr id="6489973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89296" name="Picture 16"/>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1510" cy="6294120"/>
                      </a:xfrm>
                      <a:prstGeom prst="rect">
                        <a:avLst/>
                      </a:prstGeom>
                    </pic:spPr>
                  </pic:pic>
                </a:graphicData>
              </a:graphic>
            </wp:inline>
          </w:drawing>
        </w:r>
      </w:del>
    </w:p>
    <w:p w14:paraId="087E19E6" w14:textId="0A005F70" w:rsidR="0064604A" w:rsidRDefault="0064604A" w:rsidP="00466916">
      <w:pPr>
        <w:jc w:val="both"/>
        <w:rPr>
          <w:ins w:id="877" w:author="Microsoft Word" w:date="2025-11-24T11:47:00Z" w16du:dateUtc="2025-11-24T06:17:00Z"/>
          <w:b/>
          <w:bCs/>
          <w:i/>
          <w:iCs/>
          <w:sz w:val="36"/>
          <w:szCs w:val="36"/>
        </w:rPr>
      </w:pPr>
      <w:ins w:id="878" w:author="Microsoft Word" w:date="2025-11-24T11:47:00Z" w16du:dateUtc="2025-11-24T06:17:00Z">
        <w:r>
          <w:rPr>
            <w:b/>
            <w:bCs/>
            <w:i/>
            <w:iCs/>
            <w:noProof/>
            <w:sz w:val="36"/>
            <w:szCs w:val="36"/>
          </w:rPr>
          <w:drawing>
            <wp:inline distT="0" distB="0" distL="0" distR="0" wp14:anchorId="4B5A1258" wp14:editId="3F47C217">
              <wp:extent cx="5731510" cy="6294120"/>
              <wp:effectExtent l="0" t="0" r="2540" b="0"/>
              <wp:docPr id="14618892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89296" name="Picture 1461889296"/>
                      <pic:cNvPicPr/>
                    </pic:nvPicPr>
                    <pic:blipFill>
                      <a:blip r:embed="rId14">
                        <a:extLst>
                          <a:ext uri="{28A0092B-C50C-407E-A947-70E740481C1C}">
                            <a14:useLocalDpi xmlns:a14="http://schemas.microsoft.com/office/drawing/2010/main" val="0"/>
                          </a:ext>
                        </a:extLst>
                      </a:blip>
                      <a:stretch>
                        <a:fillRect/>
                      </a:stretch>
                    </pic:blipFill>
                    <pic:spPr>
                      <a:xfrm>
                        <a:off x="0" y="0"/>
                        <a:ext cx="5731510" cy="6294120"/>
                      </a:xfrm>
                      <a:prstGeom prst="rect">
                        <a:avLst/>
                      </a:prstGeom>
                    </pic:spPr>
                  </pic:pic>
                </a:graphicData>
              </a:graphic>
            </wp:inline>
          </w:drawing>
        </w:r>
      </w:ins>
    </w:p>
    <w:p w14:paraId="2F00E327" w14:textId="77777777" w:rsidR="00713DFA" w:rsidRDefault="00713DFA" w:rsidP="00466916">
      <w:pPr>
        <w:jc w:val="both"/>
        <w:rPr>
          <w:rFonts w:ascii="Arial" w:hAnsi="Arial"/>
          <w:b/>
          <w:sz w:val="40"/>
          <w:rPrChange w:id="879" w:author="Microsoft Word" w:date="2025-11-24T11:47:00Z" w16du:dateUtc="2025-11-24T06:17:00Z">
            <w:rPr>
              <w:b/>
              <w:bCs/>
              <w:sz w:val="40"/>
              <w:szCs w:val="40"/>
            </w:rPr>
          </w:rPrChange>
        </w:rPr>
      </w:pPr>
    </w:p>
    <w:p w14:paraId="359BA892" w14:textId="5CC28F50" w:rsidR="00841C23" w:rsidRDefault="0064604A">
      <w:pPr>
        <w:jc w:val="center"/>
        <w:rPr>
          <w:rFonts w:ascii="Arial" w:hAnsi="Arial"/>
          <w:b/>
          <w:sz w:val="40"/>
          <w:rPrChange w:id="880" w:author="Microsoft Word" w:date="2025-11-24T11:47:00Z" w16du:dateUtc="2025-11-24T06:17:00Z">
            <w:rPr>
              <w:b/>
              <w:bCs/>
              <w:sz w:val="40"/>
              <w:szCs w:val="40"/>
            </w:rPr>
          </w:rPrChange>
        </w:rPr>
        <w:pPrChange w:id="881" w:author="Microsoft Word" w:date="2025-11-24T11:47:00Z" w16du:dateUtc="2025-11-24T06:17:00Z">
          <w:pPr>
            <w:jc w:val="both"/>
          </w:pPr>
        </w:pPrChange>
      </w:pPr>
      <w:r>
        <w:rPr>
          <w:rFonts w:ascii="Arial" w:hAnsi="Arial"/>
          <w:b/>
          <w:sz w:val="40"/>
          <w:rPrChange w:id="882" w:author="Microsoft Word" w:date="2025-11-24T11:47:00Z" w16du:dateUtc="2025-11-24T06:17:00Z">
            <w:rPr>
              <w:b/>
              <w:bCs/>
              <w:sz w:val="40"/>
              <w:szCs w:val="40"/>
            </w:rPr>
          </w:rPrChange>
        </w:rPr>
        <w:t>Experiment:-9</w:t>
      </w:r>
    </w:p>
    <w:p w14:paraId="5528BD36" w14:textId="77777777" w:rsidR="00841C23" w:rsidRDefault="00841C23" w:rsidP="00466916">
      <w:pPr>
        <w:jc w:val="both"/>
        <w:rPr>
          <w:rFonts w:ascii="Arial" w:hAnsi="Arial"/>
          <w:b/>
          <w:i/>
          <w:sz w:val="36"/>
          <w:rPrChange w:id="883" w:author="Microsoft Word" w:date="2025-11-24T11:47:00Z" w16du:dateUtc="2025-11-24T06:17:00Z">
            <w:rPr>
              <w:b/>
              <w:bCs/>
              <w:i/>
              <w:iCs/>
              <w:sz w:val="36"/>
              <w:szCs w:val="36"/>
            </w:rPr>
          </w:rPrChange>
        </w:rPr>
      </w:pPr>
      <w:r>
        <w:rPr>
          <w:rFonts w:ascii="Arial" w:hAnsi="Arial"/>
          <w:b/>
          <w:i/>
          <w:sz w:val="36"/>
          <w:rPrChange w:id="884" w:author="Microsoft Word" w:date="2025-11-24T11:47:00Z" w16du:dateUtc="2025-11-24T06:17:00Z">
            <w:rPr>
              <w:b/>
              <w:bCs/>
              <w:i/>
              <w:iCs/>
              <w:sz w:val="36"/>
              <w:szCs w:val="36"/>
            </w:rPr>
          </w:rPrChange>
        </w:rPr>
        <w:lastRenderedPageBreak/>
        <w:t>Aim:</w:t>
      </w:r>
    </w:p>
    <w:p w14:paraId="2E47EB48" w14:textId="77777777" w:rsidR="00124124" w:rsidRDefault="00124124" w:rsidP="00466916">
      <w:pPr>
        <w:jc w:val="both"/>
        <w:rPr>
          <w:rFonts w:ascii="Arial" w:hAnsi="Arial"/>
          <w:sz w:val="32"/>
          <w:rPrChange w:id="885" w:author="Microsoft Word" w:date="2025-11-24T11:47:00Z" w16du:dateUtc="2025-11-24T06:17:00Z">
            <w:rPr>
              <w:sz w:val="32"/>
              <w:szCs w:val="32"/>
            </w:rPr>
          </w:rPrChange>
        </w:rPr>
      </w:pPr>
      <w:r>
        <w:rPr>
          <w:rFonts w:ascii="Arial" w:hAnsi="Arial"/>
          <w:sz w:val="32"/>
          <w:rPrChange w:id="886" w:author="Microsoft Word" w:date="2025-11-24T11:47:00Z" w16du:dateUtc="2025-11-24T06:17:00Z">
            <w:rPr>
              <w:sz w:val="32"/>
              <w:szCs w:val="32"/>
            </w:rPr>
          </w:rPrChange>
        </w:rPr>
        <w:t>Implement and evaluate Principal Component Analysis (PCA).</w:t>
      </w:r>
    </w:p>
    <w:p w14:paraId="02895AB9" w14:textId="77777777" w:rsidR="00841C23" w:rsidRDefault="00841C23" w:rsidP="00466916">
      <w:pPr>
        <w:jc w:val="both"/>
        <w:rPr>
          <w:rFonts w:ascii="Arial" w:hAnsi="Arial"/>
          <w:b/>
          <w:i/>
          <w:sz w:val="36"/>
          <w:rPrChange w:id="887" w:author="Microsoft Word" w:date="2025-11-24T11:47:00Z" w16du:dateUtc="2025-11-24T06:17:00Z">
            <w:rPr>
              <w:b/>
              <w:bCs/>
              <w:i/>
              <w:iCs/>
              <w:sz w:val="36"/>
              <w:szCs w:val="36"/>
            </w:rPr>
          </w:rPrChange>
        </w:rPr>
      </w:pPr>
      <w:r>
        <w:rPr>
          <w:rFonts w:ascii="Arial" w:hAnsi="Arial"/>
          <w:b/>
          <w:i/>
          <w:sz w:val="36"/>
          <w:rPrChange w:id="888" w:author="Microsoft Word" w:date="2025-11-24T11:47:00Z" w16du:dateUtc="2025-11-24T06:17:00Z">
            <w:rPr>
              <w:b/>
              <w:bCs/>
              <w:i/>
              <w:iCs/>
              <w:sz w:val="36"/>
              <w:szCs w:val="36"/>
            </w:rPr>
          </w:rPrChange>
        </w:rPr>
        <w:t>Description:</w:t>
      </w:r>
    </w:p>
    <w:p w14:paraId="6A6A0AF9" w14:textId="77777777" w:rsidR="00841C23" w:rsidRDefault="00841C23" w:rsidP="00466916">
      <w:pPr>
        <w:jc w:val="both"/>
        <w:rPr>
          <w:rFonts w:ascii="Arial" w:hAnsi="Arial"/>
          <w:sz w:val="32"/>
          <w:rPrChange w:id="889" w:author="Microsoft Word" w:date="2025-11-24T11:47:00Z" w16du:dateUtc="2025-11-24T06:17:00Z">
            <w:rPr>
              <w:sz w:val="32"/>
              <w:szCs w:val="32"/>
            </w:rPr>
          </w:rPrChange>
        </w:rPr>
      </w:pPr>
      <w:r>
        <w:rPr>
          <w:rFonts w:ascii="Arial" w:hAnsi="Arial"/>
          <w:sz w:val="32"/>
          <w:rPrChange w:id="890" w:author="Microsoft Word" w:date="2025-11-24T11:47:00Z" w16du:dateUtc="2025-11-24T06:17:00Z">
            <w:rPr>
              <w:sz w:val="32"/>
              <w:szCs w:val="32"/>
            </w:rPr>
          </w:rPrChange>
        </w:rPr>
        <w:t>This program loads the Iris dataset from a CSV, standardizes features, applies PCA to reduce from 4D to 2D, prints explained variance ratio, and plots a scatter plot of PC1 vs PC2 with species color-coded, grid, and percentage variance on axes. The code is compact and runs in 35 lines.</w:t>
      </w:r>
    </w:p>
    <w:p w14:paraId="0133F344" w14:textId="77777777" w:rsidR="00841C23" w:rsidRDefault="00841C23" w:rsidP="00466916">
      <w:pPr>
        <w:jc w:val="both"/>
        <w:rPr>
          <w:rFonts w:ascii="Arial" w:hAnsi="Arial"/>
          <w:b/>
          <w:i/>
          <w:sz w:val="36"/>
          <w:rPrChange w:id="891" w:author="Microsoft Word" w:date="2025-11-24T11:47:00Z" w16du:dateUtc="2025-11-24T06:17:00Z">
            <w:rPr>
              <w:b/>
              <w:bCs/>
              <w:i/>
              <w:iCs/>
              <w:sz w:val="36"/>
              <w:szCs w:val="36"/>
            </w:rPr>
          </w:rPrChange>
        </w:rPr>
      </w:pPr>
      <w:r>
        <w:rPr>
          <w:rFonts w:ascii="Arial" w:hAnsi="Arial"/>
          <w:b/>
          <w:i/>
          <w:sz w:val="36"/>
          <w:rPrChange w:id="892" w:author="Microsoft Word" w:date="2025-11-24T11:47:00Z" w16du:dateUtc="2025-11-24T06:17:00Z">
            <w:rPr>
              <w:b/>
              <w:bCs/>
              <w:i/>
              <w:iCs/>
              <w:sz w:val="36"/>
              <w:szCs w:val="36"/>
            </w:rPr>
          </w:rPrChange>
        </w:rPr>
        <w:t>Dataset Link:</w:t>
      </w:r>
    </w:p>
    <w:p w14:paraId="4E4055A4" w14:textId="77777777" w:rsidR="00751083" w:rsidRDefault="00000000">
      <w:pPr>
        <w:jc w:val="both"/>
        <w:rPr>
          <w:del w:id="893" w:author="Microsoft Word" w:date="2025-11-24T11:47:00Z" w16du:dateUtc="2025-11-24T06:17:00Z"/>
          <w:rFonts w:ascii="Arial" w:hAnsi="Arial" w:cs="Arial"/>
          <w:b/>
          <w:bCs/>
          <w:sz w:val="36"/>
          <w:szCs w:val="36"/>
        </w:rPr>
      </w:pPr>
      <w:del w:id="894" w:author="Microsoft Word" w:date="2025-11-24T11:47:00Z" w16du:dateUtc="2025-11-24T06:17:00Z">
        <w:r>
          <w:fldChar w:fldCharType="begin"/>
        </w:r>
        <w:r>
          <w:rPr>
            <w:rFonts w:ascii="Arial" w:hAnsi="Arial" w:cs="Arial"/>
          </w:rPr>
          <w:delInstrText xml:space="preserve"> HYPERLINK "https://raw.githubusercontent.com/mwaskom/seaborn-data/master/iris.csv" </w:delInstrText>
        </w:r>
        <w:r>
          <w:fldChar w:fldCharType="separate"/>
        </w:r>
        <w:r>
          <w:rPr>
            <w:rStyle w:val="Hyperlink"/>
            <w:rFonts w:ascii="Arial" w:hAnsi="Arial" w:cs="Arial"/>
            <w:b/>
            <w:bCs/>
            <w:sz w:val="36"/>
            <w:szCs w:val="36"/>
          </w:rPr>
          <w:delText>https://raw.githubusercontent.com/mwaskom/seaborn-data/master/iris.csv</w:delText>
        </w:r>
        <w:r>
          <w:rPr>
            <w:rStyle w:val="Hyperlink"/>
            <w:rFonts w:ascii="Arial" w:hAnsi="Arial" w:cs="Arial"/>
            <w:b/>
            <w:bCs/>
            <w:sz w:val="36"/>
            <w:szCs w:val="36"/>
          </w:rPr>
          <w:fldChar w:fldCharType="end"/>
        </w:r>
      </w:del>
    </w:p>
    <w:p w14:paraId="41082509" w14:textId="77777777" w:rsidR="00841C23" w:rsidRPr="00841C23" w:rsidRDefault="00841C23" w:rsidP="00466916">
      <w:pPr>
        <w:jc w:val="both"/>
        <w:rPr>
          <w:ins w:id="895" w:author="Microsoft Word" w:date="2025-11-24T11:47:00Z" w16du:dateUtc="2025-11-24T06:17:00Z"/>
          <w:b/>
          <w:bCs/>
          <w:sz w:val="36"/>
          <w:szCs w:val="36"/>
        </w:rPr>
      </w:pPr>
      <w:ins w:id="896" w:author="Microsoft Word" w:date="2025-11-24T11:47:00Z" w16du:dateUtc="2025-11-24T06:17:00Z">
        <w:r>
          <w:fldChar w:fldCharType="begin"/>
        </w:r>
        <w:r>
          <w:instrText>HYPERLINK "https://raw.githubusercontent.com/mwaskom/seaborn-data/master/iris.csv"</w:instrText>
        </w:r>
        <w:r>
          <w:fldChar w:fldCharType="separate"/>
        </w:r>
        <w:r w:rsidRPr="00841C23">
          <w:rPr>
            <w:rStyle w:val="Hyperlink"/>
            <w:b/>
            <w:bCs/>
            <w:sz w:val="36"/>
            <w:szCs w:val="36"/>
          </w:rPr>
          <w:t>https://raw.githubusercontent.com/mwaskom/seaborn-data/master/iris.csv</w:t>
        </w:r>
        <w:r>
          <w:fldChar w:fldCharType="end"/>
        </w:r>
      </w:ins>
    </w:p>
    <w:p w14:paraId="69429529" w14:textId="77777777" w:rsidR="00841C23" w:rsidRDefault="00841C23" w:rsidP="00466916">
      <w:pPr>
        <w:jc w:val="both"/>
        <w:rPr>
          <w:rFonts w:ascii="Arial" w:hAnsi="Arial"/>
          <w:b/>
          <w:sz w:val="36"/>
          <w:rPrChange w:id="897" w:author="Microsoft Word" w:date="2025-11-24T11:47:00Z" w16du:dateUtc="2025-11-24T06:17:00Z">
            <w:rPr>
              <w:b/>
              <w:bCs/>
              <w:sz w:val="36"/>
              <w:szCs w:val="36"/>
            </w:rPr>
          </w:rPrChange>
        </w:rPr>
      </w:pPr>
      <w:r>
        <w:rPr>
          <w:rFonts w:ascii="Arial" w:hAnsi="Arial"/>
          <w:b/>
          <w:sz w:val="36"/>
          <w:rPrChange w:id="898" w:author="Microsoft Word" w:date="2025-11-24T11:47:00Z" w16du:dateUtc="2025-11-24T06:17:00Z">
            <w:rPr>
              <w:b/>
              <w:bCs/>
              <w:sz w:val="36"/>
              <w:szCs w:val="36"/>
            </w:rPr>
          </w:rPrChange>
        </w:rPr>
        <w:t>Program:</w:t>
      </w:r>
    </w:p>
    <w:p w14:paraId="3A612A86" w14:textId="77777777" w:rsidR="00841C23" w:rsidRDefault="00841C23" w:rsidP="00466916">
      <w:pPr>
        <w:jc w:val="both"/>
        <w:rPr>
          <w:rFonts w:ascii="Arial" w:hAnsi="Arial"/>
          <w:sz w:val="32"/>
          <w:rPrChange w:id="899" w:author="Microsoft Word" w:date="2025-11-24T11:47:00Z" w16du:dateUtc="2025-11-24T06:17:00Z">
            <w:rPr>
              <w:sz w:val="32"/>
              <w:szCs w:val="32"/>
            </w:rPr>
          </w:rPrChange>
        </w:rPr>
      </w:pPr>
      <w:r>
        <w:rPr>
          <w:rFonts w:ascii="Arial" w:hAnsi="Arial"/>
          <w:sz w:val="32"/>
          <w:rPrChange w:id="900" w:author="Microsoft Word" w:date="2025-11-24T11:47:00Z" w16du:dateUtc="2025-11-24T06:17:00Z">
            <w:rPr>
              <w:sz w:val="32"/>
              <w:szCs w:val="32"/>
            </w:rPr>
          </w:rPrChange>
        </w:rPr>
        <w:t>import pandas as pd</w:t>
      </w:r>
    </w:p>
    <w:p w14:paraId="3CA92E59" w14:textId="77777777" w:rsidR="00841C23" w:rsidRDefault="00841C23" w:rsidP="00466916">
      <w:pPr>
        <w:jc w:val="both"/>
        <w:rPr>
          <w:rFonts w:ascii="Arial" w:hAnsi="Arial"/>
          <w:sz w:val="32"/>
          <w:rPrChange w:id="901" w:author="Microsoft Word" w:date="2025-11-24T11:47:00Z" w16du:dateUtc="2025-11-24T06:17:00Z">
            <w:rPr>
              <w:sz w:val="32"/>
              <w:szCs w:val="32"/>
            </w:rPr>
          </w:rPrChange>
        </w:rPr>
      </w:pPr>
      <w:r>
        <w:rPr>
          <w:rFonts w:ascii="Arial" w:hAnsi="Arial"/>
          <w:sz w:val="32"/>
          <w:rPrChange w:id="902" w:author="Microsoft Word" w:date="2025-11-24T11:47:00Z" w16du:dateUtc="2025-11-24T06:17:00Z">
            <w:rPr>
              <w:sz w:val="32"/>
              <w:szCs w:val="32"/>
            </w:rPr>
          </w:rPrChange>
        </w:rPr>
        <w:t>import matplotlib.pyplot as plt</w:t>
      </w:r>
    </w:p>
    <w:p w14:paraId="4163D3BD" w14:textId="77777777" w:rsidR="00841C23" w:rsidRDefault="00841C23" w:rsidP="00466916">
      <w:pPr>
        <w:jc w:val="both"/>
        <w:rPr>
          <w:rFonts w:ascii="Arial" w:hAnsi="Arial"/>
          <w:sz w:val="32"/>
          <w:rPrChange w:id="903" w:author="Microsoft Word" w:date="2025-11-24T11:47:00Z" w16du:dateUtc="2025-11-24T06:17:00Z">
            <w:rPr>
              <w:sz w:val="32"/>
              <w:szCs w:val="32"/>
            </w:rPr>
          </w:rPrChange>
        </w:rPr>
      </w:pPr>
      <w:r>
        <w:rPr>
          <w:rFonts w:ascii="Arial" w:hAnsi="Arial"/>
          <w:sz w:val="32"/>
          <w:rPrChange w:id="904" w:author="Microsoft Word" w:date="2025-11-24T11:47:00Z" w16du:dateUtc="2025-11-24T06:17:00Z">
            <w:rPr>
              <w:sz w:val="32"/>
              <w:szCs w:val="32"/>
            </w:rPr>
          </w:rPrChange>
        </w:rPr>
        <w:t>from sklearn.decomposition import PCA</w:t>
      </w:r>
    </w:p>
    <w:p w14:paraId="0E377BD1" w14:textId="77777777" w:rsidR="00841C23" w:rsidRDefault="00841C23" w:rsidP="00466916">
      <w:pPr>
        <w:jc w:val="both"/>
        <w:rPr>
          <w:rFonts w:ascii="Arial" w:hAnsi="Arial"/>
          <w:sz w:val="32"/>
          <w:rPrChange w:id="905" w:author="Microsoft Word" w:date="2025-11-24T11:47:00Z" w16du:dateUtc="2025-11-24T06:17:00Z">
            <w:rPr>
              <w:sz w:val="32"/>
              <w:szCs w:val="32"/>
            </w:rPr>
          </w:rPrChange>
        </w:rPr>
      </w:pPr>
      <w:r>
        <w:rPr>
          <w:rFonts w:ascii="Arial" w:hAnsi="Arial"/>
          <w:sz w:val="32"/>
          <w:rPrChange w:id="906" w:author="Microsoft Word" w:date="2025-11-24T11:47:00Z" w16du:dateUtc="2025-11-24T06:17:00Z">
            <w:rPr>
              <w:sz w:val="32"/>
              <w:szCs w:val="32"/>
            </w:rPr>
          </w:rPrChange>
        </w:rPr>
        <w:t>from sklearn.preprocessing import StandardScaler</w:t>
      </w:r>
    </w:p>
    <w:p w14:paraId="0EACDB77" w14:textId="77777777" w:rsidR="00841C23" w:rsidRDefault="00841C23" w:rsidP="00466916">
      <w:pPr>
        <w:jc w:val="both"/>
        <w:rPr>
          <w:rFonts w:ascii="Arial" w:hAnsi="Arial"/>
          <w:sz w:val="32"/>
          <w:rPrChange w:id="907" w:author="Microsoft Word" w:date="2025-11-24T11:47:00Z" w16du:dateUtc="2025-11-24T06:17:00Z">
            <w:rPr>
              <w:sz w:val="32"/>
              <w:szCs w:val="32"/>
            </w:rPr>
          </w:rPrChange>
        </w:rPr>
      </w:pPr>
      <w:r>
        <w:rPr>
          <w:rFonts w:ascii="Arial" w:hAnsi="Arial"/>
          <w:i/>
          <w:sz w:val="32"/>
          <w:rPrChange w:id="908" w:author="Microsoft Word" w:date="2025-11-24T11:47:00Z" w16du:dateUtc="2025-11-24T06:17:00Z">
            <w:rPr>
              <w:i/>
              <w:iCs/>
              <w:sz w:val="32"/>
              <w:szCs w:val="32"/>
            </w:rPr>
          </w:rPrChange>
        </w:rPr>
        <w:t># Load dataset</w:t>
      </w:r>
    </w:p>
    <w:p w14:paraId="15225D2E" w14:textId="77777777" w:rsidR="00751083" w:rsidRDefault="00000000">
      <w:pPr>
        <w:jc w:val="both"/>
        <w:rPr>
          <w:del w:id="909" w:author="Microsoft Word" w:date="2025-11-24T11:47:00Z" w16du:dateUtc="2025-11-24T06:17:00Z"/>
          <w:rFonts w:ascii="Arial" w:hAnsi="Arial" w:cs="Arial"/>
          <w:sz w:val="32"/>
          <w:szCs w:val="32"/>
        </w:rPr>
      </w:pPr>
      <w:del w:id="910" w:author="Microsoft Word" w:date="2025-11-24T11:47:00Z" w16du:dateUtc="2025-11-24T06:17:00Z">
        <w:r>
          <w:rPr>
            <w:rFonts w:ascii="Arial" w:hAnsi="Arial" w:cs="Arial"/>
            <w:sz w:val="32"/>
            <w:szCs w:val="32"/>
          </w:rPr>
          <w:delText xml:space="preserve">url = </w:delText>
        </w:r>
        <w:r>
          <w:fldChar w:fldCharType="begin"/>
        </w:r>
        <w:r>
          <w:rPr>
            <w:rFonts w:ascii="Arial" w:hAnsi="Arial" w:cs="Arial"/>
          </w:rPr>
          <w:delInstrText xml:space="preserve"> HYPERLINK "https://raw.githubusercontent.com/mwaskom/seaborn-data/master/iris.csv" </w:delInstrText>
        </w:r>
        <w:r>
          <w:fldChar w:fldCharType="separate"/>
        </w:r>
        <w:r>
          <w:rPr>
            <w:rStyle w:val="Hyperlink"/>
            <w:rFonts w:ascii="Arial" w:hAnsi="Arial" w:cs="Arial"/>
            <w:sz w:val="32"/>
            <w:szCs w:val="32"/>
          </w:rPr>
          <w:delText>https://raw.githubusercontent.com/mwaskom/seaborn-data/master/iris.csv</w:delText>
        </w:r>
        <w:r>
          <w:rPr>
            <w:rStyle w:val="Hyperlink"/>
            <w:rFonts w:ascii="Arial" w:hAnsi="Arial" w:cs="Arial"/>
            <w:sz w:val="32"/>
            <w:szCs w:val="32"/>
          </w:rPr>
          <w:fldChar w:fldCharType="end"/>
        </w:r>
      </w:del>
    </w:p>
    <w:p w14:paraId="1EA70C1F" w14:textId="3D893F16" w:rsidR="00841C23" w:rsidRDefault="00841C23" w:rsidP="00466916">
      <w:pPr>
        <w:jc w:val="both"/>
        <w:rPr>
          <w:ins w:id="911" w:author="Microsoft Word" w:date="2025-11-24T11:47:00Z" w16du:dateUtc="2025-11-24T06:17:00Z"/>
          <w:sz w:val="32"/>
          <w:szCs w:val="32"/>
        </w:rPr>
      </w:pPr>
      <w:ins w:id="912" w:author="Microsoft Word" w:date="2025-11-24T11:47:00Z" w16du:dateUtc="2025-11-24T06:17:00Z">
        <w:r w:rsidRPr="00841C23">
          <w:rPr>
            <w:sz w:val="32"/>
            <w:szCs w:val="32"/>
          </w:rPr>
          <w:t xml:space="preserve">url = </w:t>
        </w:r>
        <w:r>
          <w:fldChar w:fldCharType="begin"/>
        </w:r>
        <w:r>
          <w:instrText>HYPERLINK "https://raw.githubusercontent.com/mwaskom/seaborn-data/master/iris.csv"</w:instrText>
        </w:r>
        <w:r>
          <w:fldChar w:fldCharType="separate"/>
        </w:r>
        <w:r w:rsidRPr="00841C23">
          <w:rPr>
            <w:rStyle w:val="Hyperlink"/>
            <w:sz w:val="32"/>
            <w:szCs w:val="32"/>
          </w:rPr>
          <w:t>https://raw.githubusercontent.com/mwaskom/seaborn-data/master/iris.csv</w:t>
        </w:r>
        <w:r>
          <w:fldChar w:fldCharType="end"/>
        </w:r>
      </w:ins>
    </w:p>
    <w:p w14:paraId="7D4030A0" w14:textId="77777777" w:rsidR="00841C23" w:rsidRDefault="00841C23" w:rsidP="00466916">
      <w:pPr>
        <w:jc w:val="both"/>
        <w:rPr>
          <w:rFonts w:ascii="Arial" w:hAnsi="Arial"/>
          <w:sz w:val="32"/>
          <w:rPrChange w:id="913" w:author="Microsoft Word" w:date="2025-11-24T11:47:00Z" w16du:dateUtc="2025-11-24T06:17:00Z">
            <w:rPr>
              <w:sz w:val="32"/>
              <w:szCs w:val="32"/>
            </w:rPr>
          </w:rPrChange>
        </w:rPr>
      </w:pPr>
      <w:r>
        <w:rPr>
          <w:rFonts w:ascii="Arial" w:hAnsi="Arial"/>
          <w:sz w:val="32"/>
          <w:rPrChange w:id="914" w:author="Microsoft Word" w:date="2025-11-24T11:47:00Z" w16du:dateUtc="2025-11-24T06:17:00Z">
            <w:rPr>
              <w:sz w:val="32"/>
              <w:szCs w:val="32"/>
            </w:rPr>
          </w:rPrChange>
        </w:rPr>
        <w:t>df = pd.read_csv(url)</w:t>
      </w:r>
    </w:p>
    <w:p w14:paraId="0C1977EF" w14:textId="22967771" w:rsidR="00841C23" w:rsidRDefault="00841C23" w:rsidP="00466916">
      <w:pPr>
        <w:jc w:val="both"/>
        <w:rPr>
          <w:rFonts w:ascii="Arial" w:hAnsi="Arial"/>
          <w:sz w:val="32"/>
          <w:rPrChange w:id="915" w:author="Microsoft Word" w:date="2025-11-24T11:47:00Z" w16du:dateUtc="2025-11-24T06:17:00Z">
            <w:rPr>
              <w:sz w:val="32"/>
              <w:szCs w:val="32"/>
            </w:rPr>
          </w:rPrChange>
        </w:rPr>
      </w:pPr>
      <w:r>
        <w:rPr>
          <w:rFonts w:ascii="Arial" w:hAnsi="Arial"/>
          <w:sz w:val="32"/>
          <w:rPrChange w:id="916" w:author="Microsoft Word" w:date="2025-11-24T11:47:00Z" w16du:dateUtc="2025-11-24T06:17:00Z">
            <w:rPr>
              <w:sz w:val="32"/>
              <w:szCs w:val="32"/>
            </w:rPr>
          </w:rPrChange>
        </w:rPr>
        <w:t xml:space="preserve"> </w:t>
      </w:r>
      <w:r>
        <w:rPr>
          <w:rFonts w:ascii="Arial" w:hAnsi="Arial"/>
          <w:i/>
          <w:sz w:val="32"/>
          <w:rPrChange w:id="917" w:author="Microsoft Word" w:date="2025-11-24T11:47:00Z" w16du:dateUtc="2025-11-24T06:17:00Z">
            <w:rPr>
              <w:i/>
              <w:iCs/>
              <w:sz w:val="32"/>
              <w:szCs w:val="32"/>
            </w:rPr>
          </w:rPrChange>
        </w:rPr>
        <w:t># Prepare features and target</w:t>
      </w:r>
    </w:p>
    <w:p w14:paraId="481AD3D5" w14:textId="77777777" w:rsidR="00841C23" w:rsidRDefault="00841C23" w:rsidP="00466916">
      <w:pPr>
        <w:jc w:val="both"/>
        <w:rPr>
          <w:rFonts w:ascii="Arial" w:hAnsi="Arial"/>
          <w:sz w:val="32"/>
          <w:rPrChange w:id="918" w:author="Microsoft Word" w:date="2025-11-24T11:47:00Z" w16du:dateUtc="2025-11-24T06:17:00Z">
            <w:rPr>
              <w:sz w:val="32"/>
              <w:szCs w:val="32"/>
            </w:rPr>
          </w:rPrChange>
        </w:rPr>
      </w:pPr>
      <w:r>
        <w:rPr>
          <w:rFonts w:ascii="Arial" w:hAnsi="Arial"/>
          <w:sz w:val="32"/>
          <w:rPrChange w:id="919" w:author="Microsoft Word" w:date="2025-11-24T11:47:00Z" w16du:dateUtc="2025-11-24T06:17:00Z">
            <w:rPr>
              <w:sz w:val="32"/>
              <w:szCs w:val="32"/>
            </w:rPr>
          </w:rPrChange>
        </w:rPr>
        <w:t>X = df.drop('species', axis=1)</w:t>
      </w:r>
    </w:p>
    <w:p w14:paraId="7793773E" w14:textId="77777777" w:rsidR="00841C23" w:rsidRDefault="00841C23" w:rsidP="00466916">
      <w:pPr>
        <w:jc w:val="both"/>
        <w:rPr>
          <w:rFonts w:ascii="Arial" w:hAnsi="Arial"/>
          <w:sz w:val="32"/>
          <w:rPrChange w:id="920" w:author="Microsoft Word" w:date="2025-11-24T11:47:00Z" w16du:dateUtc="2025-11-24T06:17:00Z">
            <w:rPr>
              <w:sz w:val="32"/>
              <w:szCs w:val="32"/>
            </w:rPr>
          </w:rPrChange>
        </w:rPr>
      </w:pPr>
      <w:r>
        <w:rPr>
          <w:rFonts w:ascii="Arial" w:hAnsi="Arial"/>
          <w:sz w:val="32"/>
          <w:rPrChange w:id="921" w:author="Microsoft Word" w:date="2025-11-24T11:47:00Z" w16du:dateUtc="2025-11-24T06:17:00Z">
            <w:rPr>
              <w:sz w:val="32"/>
              <w:szCs w:val="32"/>
            </w:rPr>
          </w:rPrChange>
        </w:rPr>
        <w:t>y = df['species']</w:t>
      </w:r>
    </w:p>
    <w:p w14:paraId="44F4CEB8" w14:textId="21F1FB58" w:rsidR="00841C23" w:rsidRDefault="00841C23" w:rsidP="00466916">
      <w:pPr>
        <w:jc w:val="both"/>
        <w:rPr>
          <w:rFonts w:ascii="Arial" w:hAnsi="Arial"/>
          <w:sz w:val="32"/>
          <w:rPrChange w:id="922" w:author="Microsoft Word" w:date="2025-11-24T11:47:00Z" w16du:dateUtc="2025-11-24T06:17:00Z">
            <w:rPr>
              <w:sz w:val="32"/>
              <w:szCs w:val="32"/>
            </w:rPr>
          </w:rPrChange>
        </w:rPr>
      </w:pPr>
      <w:r>
        <w:rPr>
          <w:rFonts w:ascii="Arial" w:hAnsi="Arial"/>
          <w:i/>
          <w:sz w:val="32"/>
          <w:rPrChange w:id="923" w:author="Microsoft Word" w:date="2025-11-24T11:47:00Z" w16du:dateUtc="2025-11-24T06:17:00Z">
            <w:rPr>
              <w:i/>
              <w:iCs/>
              <w:sz w:val="32"/>
              <w:szCs w:val="32"/>
            </w:rPr>
          </w:rPrChange>
        </w:rPr>
        <w:lastRenderedPageBreak/>
        <w:t># Standardize features</w:t>
      </w:r>
    </w:p>
    <w:p w14:paraId="2168FAD1" w14:textId="625D7710" w:rsidR="00841C23" w:rsidRDefault="00841C23">
      <w:pPr>
        <w:tabs>
          <w:tab w:val="left" w:pos="5349"/>
        </w:tabs>
        <w:jc w:val="both"/>
        <w:rPr>
          <w:rFonts w:ascii="Arial" w:hAnsi="Arial"/>
          <w:sz w:val="32"/>
          <w:rPrChange w:id="924" w:author="Microsoft Word" w:date="2025-11-24T11:47:00Z" w16du:dateUtc="2025-11-24T06:17:00Z">
            <w:rPr>
              <w:sz w:val="32"/>
              <w:szCs w:val="32"/>
            </w:rPr>
          </w:rPrChange>
        </w:rPr>
        <w:pPrChange w:id="925" w:author="Microsoft Word" w:date="2025-11-24T11:47:00Z" w16du:dateUtc="2025-11-24T06:17:00Z">
          <w:pPr>
            <w:jc w:val="both"/>
          </w:pPr>
        </w:pPrChange>
      </w:pPr>
      <w:r>
        <w:rPr>
          <w:rFonts w:ascii="Arial" w:hAnsi="Arial"/>
          <w:sz w:val="32"/>
          <w:rPrChange w:id="926" w:author="Microsoft Word" w:date="2025-11-24T11:47:00Z" w16du:dateUtc="2025-11-24T06:17:00Z">
            <w:rPr>
              <w:sz w:val="32"/>
              <w:szCs w:val="32"/>
            </w:rPr>
          </w:rPrChange>
        </w:rPr>
        <w:t>scaler = StandardScaler()</w:t>
      </w:r>
      <w:del w:id="927" w:author="Microsoft Word" w:date="2025-11-24T11:47:00Z" w16du:dateUtc="2025-11-24T06:17:00Z">
        <w:r w:rsidR="00000000">
          <w:rPr>
            <w:rFonts w:ascii="Arial" w:hAnsi="Arial" w:cs="Arial"/>
            <w:sz w:val="32"/>
            <w:szCs w:val="32"/>
          </w:rPr>
          <w:tab/>
        </w:r>
      </w:del>
    </w:p>
    <w:p w14:paraId="27ACFBF8" w14:textId="77777777" w:rsidR="00841C23" w:rsidRDefault="00841C23" w:rsidP="00466916">
      <w:pPr>
        <w:jc w:val="both"/>
        <w:rPr>
          <w:rFonts w:ascii="Arial" w:hAnsi="Arial"/>
          <w:sz w:val="32"/>
          <w:rPrChange w:id="928" w:author="Microsoft Word" w:date="2025-11-24T11:47:00Z" w16du:dateUtc="2025-11-24T06:17:00Z">
            <w:rPr>
              <w:sz w:val="32"/>
              <w:szCs w:val="32"/>
            </w:rPr>
          </w:rPrChange>
        </w:rPr>
      </w:pPr>
      <w:r>
        <w:rPr>
          <w:rFonts w:ascii="Arial" w:hAnsi="Arial"/>
          <w:sz w:val="32"/>
          <w:rPrChange w:id="929" w:author="Microsoft Word" w:date="2025-11-24T11:47:00Z" w16du:dateUtc="2025-11-24T06:17:00Z">
            <w:rPr>
              <w:sz w:val="32"/>
              <w:szCs w:val="32"/>
            </w:rPr>
          </w:rPrChange>
        </w:rPr>
        <w:t>X_scaled = scaler.fit_transform(X)</w:t>
      </w:r>
    </w:p>
    <w:p w14:paraId="4C50C0F3" w14:textId="5B441823" w:rsidR="00841C23" w:rsidRDefault="00841C23" w:rsidP="00466916">
      <w:pPr>
        <w:jc w:val="both"/>
        <w:rPr>
          <w:rFonts w:ascii="Arial" w:hAnsi="Arial"/>
          <w:sz w:val="32"/>
          <w:rPrChange w:id="930" w:author="Microsoft Word" w:date="2025-11-24T11:47:00Z" w16du:dateUtc="2025-11-24T06:17:00Z">
            <w:rPr>
              <w:sz w:val="32"/>
              <w:szCs w:val="32"/>
            </w:rPr>
          </w:rPrChange>
        </w:rPr>
      </w:pPr>
      <w:r>
        <w:rPr>
          <w:rFonts w:ascii="Arial" w:hAnsi="Arial"/>
          <w:i/>
          <w:sz w:val="32"/>
          <w:rPrChange w:id="931" w:author="Microsoft Word" w:date="2025-11-24T11:47:00Z" w16du:dateUtc="2025-11-24T06:17:00Z">
            <w:rPr>
              <w:i/>
              <w:iCs/>
              <w:sz w:val="32"/>
              <w:szCs w:val="32"/>
            </w:rPr>
          </w:rPrChange>
        </w:rPr>
        <w:t># Apply PCA (2 components)</w:t>
      </w:r>
    </w:p>
    <w:p w14:paraId="5106FF65" w14:textId="77777777" w:rsidR="00841C23" w:rsidRDefault="00841C23" w:rsidP="00466916">
      <w:pPr>
        <w:jc w:val="both"/>
        <w:rPr>
          <w:rFonts w:ascii="Arial" w:hAnsi="Arial"/>
          <w:sz w:val="32"/>
          <w:rPrChange w:id="932" w:author="Microsoft Word" w:date="2025-11-24T11:47:00Z" w16du:dateUtc="2025-11-24T06:17:00Z">
            <w:rPr>
              <w:sz w:val="32"/>
              <w:szCs w:val="32"/>
            </w:rPr>
          </w:rPrChange>
        </w:rPr>
      </w:pPr>
      <w:r>
        <w:rPr>
          <w:rFonts w:ascii="Arial" w:hAnsi="Arial"/>
          <w:sz w:val="32"/>
          <w:rPrChange w:id="933" w:author="Microsoft Word" w:date="2025-11-24T11:47:00Z" w16du:dateUtc="2025-11-24T06:17:00Z">
            <w:rPr>
              <w:sz w:val="32"/>
              <w:szCs w:val="32"/>
            </w:rPr>
          </w:rPrChange>
        </w:rPr>
        <w:t>pca = PCA(n_components=2)</w:t>
      </w:r>
    </w:p>
    <w:p w14:paraId="1480ACB9" w14:textId="77777777" w:rsidR="00841C23" w:rsidRDefault="00841C23" w:rsidP="00466916">
      <w:pPr>
        <w:jc w:val="both"/>
        <w:rPr>
          <w:rFonts w:ascii="Arial" w:hAnsi="Arial"/>
          <w:sz w:val="32"/>
          <w:rPrChange w:id="934" w:author="Microsoft Word" w:date="2025-11-24T11:47:00Z" w16du:dateUtc="2025-11-24T06:17:00Z">
            <w:rPr>
              <w:sz w:val="32"/>
              <w:szCs w:val="32"/>
            </w:rPr>
          </w:rPrChange>
        </w:rPr>
      </w:pPr>
      <w:r>
        <w:rPr>
          <w:rFonts w:ascii="Arial" w:hAnsi="Arial"/>
          <w:sz w:val="32"/>
          <w:rPrChange w:id="935" w:author="Microsoft Word" w:date="2025-11-24T11:47:00Z" w16du:dateUtc="2025-11-24T06:17:00Z">
            <w:rPr>
              <w:sz w:val="32"/>
              <w:szCs w:val="32"/>
            </w:rPr>
          </w:rPrChange>
        </w:rPr>
        <w:t>X_pca = pca.fit_transform(X_scaled)</w:t>
      </w:r>
    </w:p>
    <w:p w14:paraId="5BD8811E" w14:textId="77777777" w:rsidR="00E27BAE" w:rsidRDefault="00841C23" w:rsidP="00466916">
      <w:pPr>
        <w:jc w:val="both"/>
        <w:rPr>
          <w:rFonts w:ascii="Arial" w:hAnsi="Arial"/>
          <w:sz w:val="32"/>
          <w:rPrChange w:id="936" w:author="Microsoft Word" w:date="2025-11-24T11:47:00Z" w16du:dateUtc="2025-11-24T06:17:00Z">
            <w:rPr>
              <w:sz w:val="32"/>
              <w:szCs w:val="32"/>
            </w:rPr>
          </w:rPrChange>
        </w:rPr>
      </w:pPr>
      <w:r>
        <w:rPr>
          <w:rFonts w:ascii="Arial" w:hAnsi="Arial"/>
          <w:i/>
          <w:sz w:val="32"/>
          <w:rPrChange w:id="937" w:author="Microsoft Word" w:date="2025-11-24T11:47:00Z" w16du:dateUtc="2025-11-24T06:17:00Z">
            <w:rPr>
              <w:i/>
              <w:iCs/>
              <w:sz w:val="32"/>
              <w:szCs w:val="32"/>
            </w:rPr>
          </w:rPrChange>
        </w:rPr>
        <w:t># Explained variance</w:t>
      </w:r>
    </w:p>
    <w:p w14:paraId="5AE1BCF1" w14:textId="52C49D6F" w:rsidR="00841C23" w:rsidRDefault="00841C23" w:rsidP="00466916">
      <w:pPr>
        <w:jc w:val="both"/>
        <w:rPr>
          <w:rFonts w:ascii="Arial" w:hAnsi="Arial"/>
          <w:sz w:val="32"/>
          <w:rPrChange w:id="938" w:author="Microsoft Word" w:date="2025-11-24T11:47:00Z" w16du:dateUtc="2025-11-24T06:17:00Z">
            <w:rPr>
              <w:sz w:val="32"/>
              <w:szCs w:val="32"/>
            </w:rPr>
          </w:rPrChange>
        </w:rPr>
      </w:pPr>
      <w:r>
        <w:rPr>
          <w:rFonts w:ascii="Arial" w:hAnsi="Arial"/>
          <w:sz w:val="32"/>
          <w:rPrChange w:id="939" w:author="Microsoft Word" w:date="2025-11-24T11:47:00Z" w16du:dateUtc="2025-11-24T06:17:00Z">
            <w:rPr>
              <w:sz w:val="32"/>
              <w:szCs w:val="32"/>
            </w:rPr>
          </w:rPrChange>
        </w:rPr>
        <w:t>var1 = pca.explained_variance_ratio_[0] * 100</w:t>
      </w:r>
    </w:p>
    <w:p w14:paraId="211A55AD" w14:textId="77777777" w:rsidR="00841C23" w:rsidRDefault="00841C23" w:rsidP="00466916">
      <w:pPr>
        <w:jc w:val="both"/>
        <w:rPr>
          <w:rFonts w:ascii="Arial" w:hAnsi="Arial"/>
          <w:sz w:val="32"/>
          <w:rPrChange w:id="940" w:author="Microsoft Word" w:date="2025-11-24T11:47:00Z" w16du:dateUtc="2025-11-24T06:17:00Z">
            <w:rPr>
              <w:sz w:val="32"/>
              <w:szCs w:val="32"/>
            </w:rPr>
          </w:rPrChange>
        </w:rPr>
      </w:pPr>
      <w:r>
        <w:rPr>
          <w:rFonts w:ascii="Arial" w:hAnsi="Arial"/>
          <w:sz w:val="32"/>
          <w:rPrChange w:id="941" w:author="Microsoft Word" w:date="2025-11-24T11:47:00Z" w16du:dateUtc="2025-11-24T06:17:00Z">
            <w:rPr>
              <w:sz w:val="32"/>
              <w:szCs w:val="32"/>
            </w:rPr>
          </w:rPrChange>
        </w:rPr>
        <w:t>var2 = pca.explained_variance_ratio_[1] * 100</w:t>
      </w:r>
    </w:p>
    <w:p w14:paraId="0A558573" w14:textId="77777777" w:rsidR="00841C23" w:rsidRDefault="00841C23" w:rsidP="00466916">
      <w:pPr>
        <w:jc w:val="both"/>
        <w:rPr>
          <w:rFonts w:ascii="Arial" w:hAnsi="Arial"/>
          <w:sz w:val="32"/>
          <w:rPrChange w:id="942" w:author="Microsoft Word" w:date="2025-11-24T11:47:00Z" w16du:dateUtc="2025-11-24T06:17:00Z">
            <w:rPr>
              <w:sz w:val="32"/>
              <w:szCs w:val="32"/>
            </w:rPr>
          </w:rPrChange>
        </w:rPr>
      </w:pPr>
      <w:r>
        <w:rPr>
          <w:rFonts w:ascii="Arial" w:hAnsi="Arial"/>
          <w:sz w:val="32"/>
          <w:rPrChange w:id="943" w:author="Microsoft Word" w:date="2025-11-24T11:47:00Z" w16du:dateUtc="2025-11-24T06:17:00Z">
            <w:rPr>
              <w:sz w:val="32"/>
              <w:szCs w:val="32"/>
            </w:rPr>
          </w:rPrChange>
        </w:rPr>
        <w:t>print(f"PC1 Variance: {var1:.2f}%")</w:t>
      </w:r>
    </w:p>
    <w:p w14:paraId="0DED37B7" w14:textId="77777777" w:rsidR="00841C23" w:rsidRDefault="00841C23" w:rsidP="00466916">
      <w:pPr>
        <w:jc w:val="both"/>
        <w:rPr>
          <w:rFonts w:ascii="Arial" w:hAnsi="Arial"/>
          <w:sz w:val="32"/>
          <w:rPrChange w:id="944" w:author="Microsoft Word" w:date="2025-11-24T11:47:00Z" w16du:dateUtc="2025-11-24T06:17:00Z">
            <w:rPr>
              <w:sz w:val="32"/>
              <w:szCs w:val="32"/>
            </w:rPr>
          </w:rPrChange>
        </w:rPr>
      </w:pPr>
      <w:r>
        <w:rPr>
          <w:rFonts w:ascii="Arial" w:hAnsi="Arial"/>
          <w:sz w:val="32"/>
          <w:rPrChange w:id="945" w:author="Microsoft Word" w:date="2025-11-24T11:47:00Z" w16du:dateUtc="2025-11-24T06:17:00Z">
            <w:rPr>
              <w:sz w:val="32"/>
              <w:szCs w:val="32"/>
            </w:rPr>
          </w:rPrChange>
        </w:rPr>
        <w:t>print(f"PC2 Variance: {var2:.2f}%")</w:t>
      </w:r>
    </w:p>
    <w:p w14:paraId="607F1E07" w14:textId="77777777" w:rsidR="00841C23" w:rsidRDefault="00841C23" w:rsidP="00466916">
      <w:pPr>
        <w:jc w:val="both"/>
        <w:rPr>
          <w:rFonts w:ascii="Arial" w:hAnsi="Arial"/>
          <w:sz w:val="32"/>
          <w:rPrChange w:id="946" w:author="Microsoft Word" w:date="2025-11-24T11:47:00Z" w16du:dateUtc="2025-11-24T06:17:00Z">
            <w:rPr>
              <w:sz w:val="32"/>
              <w:szCs w:val="32"/>
            </w:rPr>
          </w:rPrChange>
        </w:rPr>
      </w:pPr>
      <w:r>
        <w:rPr>
          <w:rFonts w:ascii="Arial" w:hAnsi="Arial"/>
          <w:sz w:val="32"/>
          <w:rPrChange w:id="947" w:author="Microsoft Word" w:date="2025-11-24T11:47:00Z" w16du:dateUtc="2025-11-24T06:17:00Z">
            <w:rPr>
              <w:sz w:val="32"/>
              <w:szCs w:val="32"/>
            </w:rPr>
          </w:rPrChange>
        </w:rPr>
        <w:t>print(f"Total Explained: {var1 + var2:.2f}%")</w:t>
      </w:r>
    </w:p>
    <w:p w14:paraId="6506C4C9" w14:textId="77777777" w:rsidR="00841C23" w:rsidRDefault="00841C23" w:rsidP="00466916">
      <w:pPr>
        <w:jc w:val="both"/>
        <w:rPr>
          <w:rFonts w:ascii="Arial" w:hAnsi="Arial"/>
          <w:sz w:val="32"/>
          <w:rPrChange w:id="948" w:author="Microsoft Word" w:date="2025-11-24T11:47:00Z" w16du:dateUtc="2025-11-24T06:17:00Z">
            <w:rPr>
              <w:sz w:val="32"/>
              <w:szCs w:val="32"/>
            </w:rPr>
          </w:rPrChange>
        </w:rPr>
      </w:pPr>
      <w:r>
        <w:rPr>
          <w:rFonts w:ascii="Arial" w:hAnsi="Arial"/>
          <w:sz w:val="32"/>
          <w:rPrChange w:id="949" w:author="Microsoft Word" w:date="2025-11-24T11:47:00Z" w16du:dateUtc="2025-11-24T06:17:00Z">
            <w:rPr>
              <w:sz w:val="32"/>
              <w:szCs w:val="32"/>
            </w:rPr>
          </w:rPrChange>
        </w:rPr>
        <w:t xml:space="preserve"> </w:t>
      </w:r>
      <w:r>
        <w:rPr>
          <w:rFonts w:ascii="Arial" w:hAnsi="Arial"/>
          <w:i/>
          <w:sz w:val="32"/>
          <w:rPrChange w:id="950" w:author="Microsoft Word" w:date="2025-11-24T11:47:00Z" w16du:dateUtc="2025-11-24T06:17:00Z">
            <w:rPr>
              <w:i/>
              <w:iCs/>
              <w:sz w:val="32"/>
              <w:szCs w:val="32"/>
            </w:rPr>
          </w:rPrChange>
        </w:rPr>
        <w:t># Plot 2D PCA</w:t>
      </w:r>
    </w:p>
    <w:p w14:paraId="40E002B3" w14:textId="02F3FB92" w:rsidR="00841C23" w:rsidRDefault="00841C23" w:rsidP="00466916">
      <w:pPr>
        <w:jc w:val="both"/>
        <w:rPr>
          <w:rFonts w:ascii="Arial" w:hAnsi="Arial"/>
          <w:sz w:val="32"/>
          <w:rPrChange w:id="951" w:author="Microsoft Word" w:date="2025-11-24T11:47:00Z" w16du:dateUtc="2025-11-24T06:17:00Z">
            <w:rPr>
              <w:sz w:val="32"/>
              <w:szCs w:val="32"/>
            </w:rPr>
          </w:rPrChange>
        </w:rPr>
      </w:pPr>
      <w:r>
        <w:rPr>
          <w:rFonts w:ascii="Arial" w:hAnsi="Arial"/>
          <w:sz w:val="32"/>
          <w:rPrChange w:id="952" w:author="Microsoft Word" w:date="2025-11-24T11:47:00Z" w16du:dateUtc="2025-11-24T06:17:00Z">
            <w:rPr>
              <w:sz w:val="32"/>
              <w:szCs w:val="32"/>
            </w:rPr>
          </w:rPrChange>
        </w:rPr>
        <w:t>plt.figure(figsize=(8, 6))</w:t>
      </w:r>
    </w:p>
    <w:p w14:paraId="6CD461EB" w14:textId="77777777" w:rsidR="00841C23" w:rsidRDefault="00841C23" w:rsidP="00466916">
      <w:pPr>
        <w:jc w:val="both"/>
        <w:rPr>
          <w:rFonts w:ascii="Arial" w:hAnsi="Arial"/>
          <w:sz w:val="32"/>
          <w:rPrChange w:id="953" w:author="Microsoft Word" w:date="2025-11-24T11:47:00Z" w16du:dateUtc="2025-11-24T06:17:00Z">
            <w:rPr>
              <w:sz w:val="32"/>
              <w:szCs w:val="32"/>
            </w:rPr>
          </w:rPrChange>
        </w:rPr>
      </w:pPr>
      <w:r>
        <w:rPr>
          <w:rFonts w:ascii="Arial" w:hAnsi="Arial"/>
          <w:sz w:val="32"/>
          <w:rPrChange w:id="954" w:author="Microsoft Word" w:date="2025-11-24T11:47:00Z" w16du:dateUtc="2025-11-24T06:17:00Z">
            <w:rPr>
              <w:sz w:val="32"/>
              <w:szCs w:val="32"/>
            </w:rPr>
          </w:rPrChange>
        </w:rPr>
        <w:t>colors = ['red', 'green', 'blue']</w:t>
      </w:r>
    </w:p>
    <w:p w14:paraId="2ABD6CDB" w14:textId="77777777" w:rsidR="00841C23" w:rsidRDefault="00841C23" w:rsidP="00466916">
      <w:pPr>
        <w:jc w:val="both"/>
        <w:rPr>
          <w:rFonts w:ascii="Arial" w:hAnsi="Arial"/>
          <w:sz w:val="32"/>
          <w:rPrChange w:id="955" w:author="Microsoft Word" w:date="2025-11-24T11:47:00Z" w16du:dateUtc="2025-11-24T06:17:00Z">
            <w:rPr>
              <w:sz w:val="32"/>
              <w:szCs w:val="32"/>
            </w:rPr>
          </w:rPrChange>
        </w:rPr>
      </w:pPr>
      <w:r>
        <w:rPr>
          <w:rFonts w:ascii="Arial" w:hAnsi="Arial"/>
          <w:sz w:val="32"/>
          <w:rPrChange w:id="956" w:author="Microsoft Word" w:date="2025-11-24T11:47:00Z" w16du:dateUtc="2025-11-24T06:17:00Z">
            <w:rPr>
              <w:sz w:val="32"/>
              <w:szCs w:val="32"/>
            </w:rPr>
          </w:rPrChange>
        </w:rPr>
        <w:t>for i, species in enumerate(y.unique()):</w:t>
      </w:r>
    </w:p>
    <w:p w14:paraId="4005EA65" w14:textId="1523532C" w:rsidR="00841C23" w:rsidRDefault="00841C23" w:rsidP="00466916">
      <w:pPr>
        <w:jc w:val="both"/>
        <w:rPr>
          <w:rFonts w:ascii="Arial" w:hAnsi="Arial"/>
          <w:sz w:val="32"/>
          <w:rPrChange w:id="957" w:author="Microsoft Word" w:date="2025-11-24T11:47:00Z" w16du:dateUtc="2025-11-24T06:17:00Z">
            <w:rPr>
              <w:sz w:val="32"/>
              <w:szCs w:val="32"/>
            </w:rPr>
          </w:rPrChange>
        </w:rPr>
      </w:pPr>
      <w:r>
        <w:rPr>
          <w:rFonts w:ascii="Arial" w:hAnsi="Arial"/>
          <w:sz w:val="32"/>
          <w:rPrChange w:id="958" w:author="Microsoft Word" w:date="2025-11-24T11:47:00Z" w16du:dateUtc="2025-11-24T06:17:00Z">
            <w:rPr>
              <w:sz w:val="32"/>
              <w:szCs w:val="32"/>
            </w:rPr>
          </w:rPrChange>
        </w:rPr>
        <w:t>plt.scatter(X_pca[y == species, 0], X_pca[y == species, 1],</w:t>
      </w:r>
    </w:p>
    <w:p w14:paraId="3DFE008E" w14:textId="0BB21DCB" w:rsidR="00841C23" w:rsidRDefault="00841C23" w:rsidP="00466916">
      <w:pPr>
        <w:jc w:val="both"/>
        <w:rPr>
          <w:rFonts w:ascii="Arial" w:hAnsi="Arial"/>
          <w:sz w:val="32"/>
          <w:rPrChange w:id="959" w:author="Microsoft Word" w:date="2025-11-24T11:47:00Z" w16du:dateUtc="2025-11-24T06:17:00Z">
            <w:rPr>
              <w:sz w:val="32"/>
              <w:szCs w:val="32"/>
            </w:rPr>
          </w:rPrChange>
        </w:rPr>
      </w:pPr>
      <w:r>
        <w:rPr>
          <w:rFonts w:ascii="Arial" w:hAnsi="Arial"/>
          <w:sz w:val="32"/>
          <w:rPrChange w:id="960" w:author="Microsoft Word" w:date="2025-11-24T11:47:00Z" w16du:dateUtc="2025-11-24T06:17:00Z">
            <w:rPr>
              <w:sz w:val="32"/>
              <w:szCs w:val="32"/>
            </w:rPr>
          </w:rPrChange>
        </w:rPr>
        <w:t>c=colors[i], label=species, edgecolors='k', s=60)</w:t>
      </w:r>
    </w:p>
    <w:p w14:paraId="54681596" w14:textId="77777777" w:rsidR="00841C23" w:rsidRDefault="00841C23" w:rsidP="00466916">
      <w:pPr>
        <w:jc w:val="both"/>
        <w:rPr>
          <w:rFonts w:ascii="Arial" w:hAnsi="Arial"/>
          <w:sz w:val="32"/>
          <w:rPrChange w:id="961" w:author="Microsoft Word" w:date="2025-11-24T11:47:00Z" w16du:dateUtc="2025-11-24T06:17:00Z">
            <w:rPr>
              <w:sz w:val="32"/>
              <w:szCs w:val="32"/>
            </w:rPr>
          </w:rPrChange>
        </w:rPr>
      </w:pPr>
      <w:r>
        <w:rPr>
          <w:rFonts w:ascii="Arial" w:hAnsi="Arial"/>
          <w:sz w:val="32"/>
          <w:rPrChange w:id="962" w:author="Microsoft Word" w:date="2025-11-24T11:47:00Z" w16du:dateUtc="2025-11-24T06:17:00Z">
            <w:rPr>
              <w:sz w:val="32"/>
              <w:szCs w:val="32"/>
            </w:rPr>
          </w:rPrChange>
        </w:rPr>
        <w:t>plt.title('PCA: Iris Dataset Reduced to 2D')</w:t>
      </w:r>
    </w:p>
    <w:p w14:paraId="52D3E1AD" w14:textId="77777777" w:rsidR="00841C23" w:rsidRDefault="00841C23" w:rsidP="00466916">
      <w:pPr>
        <w:jc w:val="both"/>
        <w:rPr>
          <w:rFonts w:ascii="Arial" w:hAnsi="Arial"/>
          <w:sz w:val="32"/>
          <w:rPrChange w:id="963" w:author="Microsoft Word" w:date="2025-11-24T11:47:00Z" w16du:dateUtc="2025-11-24T06:17:00Z">
            <w:rPr>
              <w:sz w:val="32"/>
              <w:szCs w:val="32"/>
            </w:rPr>
          </w:rPrChange>
        </w:rPr>
      </w:pPr>
      <w:r>
        <w:rPr>
          <w:rFonts w:ascii="Arial" w:hAnsi="Arial"/>
          <w:sz w:val="32"/>
          <w:rPrChange w:id="964" w:author="Microsoft Word" w:date="2025-11-24T11:47:00Z" w16du:dateUtc="2025-11-24T06:17:00Z">
            <w:rPr>
              <w:sz w:val="32"/>
              <w:szCs w:val="32"/>
            </w:rPr>
          </w:rPrChange>
        </w:rPr>
        <w:t>plt.xlabel(f'PC1 ({var1:.1f}% variance)')</w:t>
      </w:r>
    </w:p>
    <w:p w14:paraId="7E21E9BA" w14:textId="31E900E3" w:rsidR="00841C23" w:rsidRDefault="00841C23" w:rsidP="00466916">
      <w:pPr>
        <w:jc w:val="both"/>
        <w:rPr>
          <w:rFonts w:ascii="Arial" w:hAnsi="Arial"/>
          <w:sz w:val="32"/>
          <w:rPrChange w:id="965" w:author="Microsoft Word" w:date="2025-11-24T11:47:00Z" w16du:dateUtc="2025-11-24T06:17:00Z">
            <w:rPr>
              <w:sz w:val="32"/>
              <w:szCs w:val="32"/>
            </w:rPr>
          </w:rPrChange>
        </w:rPr>
      </w:pPr>
      <w:r>
        <w:rPr>
          <w:rFonts w:ascii="Arial" w:hAnsi="Arial"/>
          <w:sz w:val="32"/>
          <w:rPrChange w:id="966" w:author="Microsoft Word" w:date="2025-11-24T11:47:00Z" w16du:dateUtc="2025-11-24T06:17:00Z">
            <w:rPr>
              <w:sz w:val="32"/>
              <w:szCs w:val="32"/>
            </w:rPr>
          </w:rPrChange>
        </w:rPr>
        <w:t>plt.ylabel(f'PC2 ({var2:.1f}% variance)')</w:t>
      </w:r>
    </w:p>
    <w:p w14:paraId="76108AB0" w14:textId="77777777" w:rsidR="00841C23" w:rsidRDefault="00841C23" w:rsidP="00466916">
      <w:pPr>
        <w:jc w:val="both"/>
        <w:rPr>
          <w:rFonts w:ascii="Arial" w:hAnsi="Arial"/>
          <w:sz w:val="32"/>
          <w:rPrChange w:id="967" w:author="Microsoft Word" w:date="2025-11-24T11:47:00Z" w16du:dateUtc="2025-11-24T06:17:00Z">
            <w:rPr>
              <w:sz w:val="32"/>
              <w:szCs w:val="32"/>
            </w:rPr>
          </w:rPrChange>
        </w:rPr>
      </w:pPr>
      <w:r>
        <w:rPr>
          <w:rFonts w:ascii="Arial" w:hAnsi="Arial"/>
          <w:sz w:val="32"/>
          <w:rPrChange w:id="968" w:author="Microsoft Word" w:date="2025-11-24T11:47:00Z" w16du:dateUtc="2025-11-24T06:17:00Z">
            <w:rPr>
              <w:sz w:val="32"/>
              <w:szCs w:val="32"/>
            </w:rPr>
          </w:rPrChange>
        </w:rPr>
        <w:t>plt.legend()</w:t>
      </w:r>
    </w:p>
    <w:p w14:paraId="73A58788" w14:textId="77777777" w:rsidR="00841C23" w:rsidRDefault="00841C23" w:rsidP="00466916">
      <w:pPr>
        <w:jc w:val="both"/>
        <w:rPr>
          <w:rFonts w:ascii="Arial" w:hAnsi="Arial"/>
          <w:sz w:val="32"/>
          <w:rPrChange w:id="969" w:author="Microsoft Word" w:date="2025-11-24T11:47:00Z" w16du:dateUtc="2025-11-24T06:17:00Z">
            <w:rPr>
              <w:sz w:val="32"/>
              <w:szCs w:val="32"/>
            </w:rPr>
          </w:rPrChange>
        </w:rPr>
      </w:pPr>
      <w:r>
        <w:rPr>
          <w:rFonts w:ascii="Arial" w:hAnsi="Arial"/>
          <w:sz w:val="32"/>
          <w:rPrChange w:id="970" w:author="Microsoft Word" w:date="2025-11-24T11:47:00Z" w16du:dateUtc="2025-11-24T06:17:00Z">
            <w:rPr>
              <w:sz w:val="32"/>
              <w:szCs w:val="32"/>
            </w:rPr>
          </w:rPrChange>
        </w:rPr>
        <w:lastRenderedPageBreak/>
        <w:t>plt.grid(True, alpha=0.3)</w:t>
      </w:r>
    </w:p>
    <w:p w14:paraId="304D6784" w14:textId="77777777" w:rsidR="00841C23" w:rsidRDefault="00841C23" w:rsidP="00466916">
      <w:pPr>
        <w:jc w:val="both"/>
        <w:rPr>
          <w:rFonts w:ascii="Arial" w:hAnsi="Arial"/>
          <w:sz w:val="32"/>
          <w:rPrChange w:id="971" w:author="Microsoft Word" w:date="2025-11-24T11:47:00Z" w16du:dateUtc="2025-11-24T06:17:00Z">
            <w:rPr>
              <w:sz w:val="32"/>
              <w:szCs w:val="32"/>
            </w:rPr>
          </w:rPrChange>
        </w:rPr>
      </w:pPr>
      <w:r>
        <w:rPr>
          <w:rFonts w:ascii="Arial" w:hAnsi="Arial"/>
          <w:sz w:val="32"/>
          <w:rPrChange w:id="972" w:author="Microsoft Word" w:date="2025-11-24T11:47:00Z" w16du:dateUtc="2025-11-24T06:17:00Z">
            <w:rPr>
              <w:sz w:val="32"/>
              <w:szCs w:val="32"/>
            </w:rPr>
          </w:rPrChange>
        </w:rPr>
        <w:t>plt.tight_layout()</w:t>
      </w:r>
    </w:p>
    <w:p w14:paraId="2488F737" w14:textId="77777777" w:rsidR="00841C23" w:rsidRDefault="00841C23" w:rsidP="00466916">
      <w:pPr>
        <w:jc w:val="both"/>
        <w:rPr>
          <w:rFonts w:ascii="Arial" w:hAnsi="Arial"/>
          <w:sz w:val="32"/>
          <w:rPrChange w:id="973" w:author="Microsoft Word" w:date="2025-11-24T11:47:00Z" w16du:dateUtc="2025-11-24T06:17:00Z">
            <w:rPr>
              <w:sz w:val="32"/>
              <w:szCs w:val="32"/>
            </w:rPr>
          </w:rPrChange>
        </w:rPr>
      </w:pPr>
      <w:r>
        <w:rPr>
          <w:rFonts w:ascii="Arial" w:hAnsi="Arial"/>
          <w:sz w:val="32"/>
          <w:rPrChange w:id="974" w:author="Microsoft Word" w:date="2025-11-24T11:47:00Z" w16du:dateUtc="2025-11-24T06:17:00Z">
            <w:rPr>
              <w:sz w:val="32"/>
              <w:szCs w:val="32"/>
            </w:rPr>
          </w:rPrChange>
        </w:rPr>
        <w:t>plt.show()</w:t>
      </w:r>
    </w:p>
    <w:p w14:paraId="36AD9A59" w14:textId="77777777" w:rsidR="00751083" w:rsidRDefault="00751083">
      <w:pPr>
        <w:jc w:val="both"/>
        <w:rPr>
          <w:del w:id="975" w:author="Microsoft Word" w:date="2025-11-24T11:47:00Z" w16du:dateUtc="2025-11-24T06:17:00Z"/>
          <w:rFonts w:ascii="Arial" w:hAnsi="Arial" w:cs="Arial"/>
          <w:b/>
          <w:bCs/>
          <w:i/>
          <w:iCs/>
          <w:sz w:val="36"/>
          <w:szCs w:val="36"/>
        </w:rPr>
      </w:pPr>
    </w:p>
    <w:p w14:paraId="17E3C210" w14:textId="25858231" w:rsidR="00841C23" w:rsidRDefault="00841C23" w:rsidP="00466916">
      <w:pPr>
        <w:jc w:val="both"/>
        <w:rPr>
          <w:rFonts w:ascii="Arial" w:hAnsi="Arial"/>
          <w:b/>
          <w:i/>
          <w:sz w:val="36"/>
          <w:rPrChange w:id="976" w:author="Microsoft Word" w:date="2025-11-24T11:47:00Z" w16du:dateUtc="2025-11-24T06:17:00Z">
            <w:rPr>
              <w:b/>
              <w:bCs/>
              <w:i/>
              <w:iCs/>
              <w:sz w:val="36"/>
              <w:szCs w:val="36"/>
            </w:rPr>
          </w:rPrChange>
        </w:rPr>
      </w:pPr>
      <w:r>
        <w:rPr>
          <w:rFonts w:ascii="Arial" w:hAnsi="Arial"/>
          <w:b/>
          <w:i/>
          <w:sz w:val="36"/>
          <w:rPrChange w:id="977" w:author="Microsoft Word" w:date="2025-11-24T11:47:00Z" w16du:dateUtc="2025-11-24T06:17:00Z">
            <w:rPr>
              <w:b/>
              <w:bCs/>
              <w:i/>
              <w:iCs/>
              <w:sz w:val="36"/>
              <w:szCs w:val="36"/>
            </w:rPr>
          </w:rPrChange>
        </w:rPr>
        <w:t>Output :</w:t>
      </w:r>
    </w:p>
    <w:p w14:paraId="3D0713A3" w14:textId="77777777" w:rsidR="00751083" w:rsidRDefault="00000000">
      <w:pPr>
        <w:jc w:val="both"/>
        <w:rPr>
          <w:del w:id="978" w:author="Microsoft Word" w:date="2025-11-24T11:47:00Z" w16du:dateUtc="2025-11-24T06:17:00Z"/>
          <w:rFonts w:ascii="Arial" w:hAnsi="Arial" w:cs="Arial"/>
          <w:b/>
          <w:bCs/>
          <w:i/>
          <w:iCs/>
          <w:sz w:val="36"/>
          <w:szCs w:val="36"/>
        </w:rPr>
      </w:pPr>
      <w:del w:id="979" w:author="Microsoft Word" w:date="2025-11-24T11:47:00Z" w16du:dateUtc="2025-11-24T06:17:00Z">
        <w:r>
          <w:rPr>
            <w:rFonts w:ascii="Arial" w:hAnsi="Arial" w:cs="Arial"/>
            <w:b/>
            <w:bCs/>
            <w:i/>
            <w:iCs/>
            <w:noProof/>
            <w:sz w:val="36"/>
            <w:szCs w:val="36"/>
          </w:rPr>
          <w:drawing>
            <wp:inline distT="0" distB="0" distL="0" distR="0" wp14:anchorId="53891CBF" wp14:editId="4E209EA2">
              <wp:extent cx="5731510" cy="4572000"/>
              <wp:effectExtent l="0" t="0" r="2540" b="0"/>
              <wp:docPr id="12231090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5537" name="Picture 17"/>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31510" cy="4572000"/>
                      </a:xfrm>
                      <a:prstGeom prst="rect">
                        <a:avLst/>
                      </a:prstGeom>
                    </pic:spPr>
                  </pic:pic>
                </a:graphicData>
              </a:graphic>
            </wp:inline>
          </w:drawing>
        </w:r>
      </w:del>
    </w:p>
    <w:p w14:paraId="68C409FB" w14:textId="304EE4D1" w:rsidR="00841C23" w:rsidRDefault="00841C23" w:rsidP="00466916">
      <w:pPr>
        <w:jc w:val="both"/>
        <w:rPr>
          <w:ins w:id="980" w:author="Microsoft Word" w:date="2025-11-24T11:47:00Z" w16du:dateUtc="2025-11-24T06:17:00Z"/>
          <w:b/>
          <w:bCs/>
          <w:i/>
          <w:iCs/>
          <w:sz w:val="36"/>
          <w:szCs w:val="36"/>
        </w:rPr>
      </w:pPr>
      <w:ins w:id="981" w:author="Microsoft Word" w:date="2025-11-24T11:47:00Z" w16du:dateUtc="2025-11-24T06:17:00Z">
        <w:r>
          <w:rPr>
            <w:b/>
            <w:bCs/>
            <w:i/>
            <w:iCs/>
            <w:noProof/>
            <w:sz w:val="36"/>
            <w:szCs w:val="36"/>
          </w:rPr>
          <w:drawing>
            <wp:inline distT="0" distB="0" distL="0" distR="0" wp14:anchorId="5DACE158" wp14:editId="7B862EB3">
              <wp:extent cx="5731510" cy="4572000"/>
              <wp:effectExtent l="0" t="0" r="2540" b="0"/>
              <wp:docPr id="1333855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5537" name="Picture 133385537"/>
                      <pic:cNvPicPr/>
                    </pic:nvPicPr>
                    <pic:blipFill>
                      <a:blip r:embed="rId15">
                        <a:extLst>
                          <a:ext uri="{28A0092B-C50C-407E-A947-70E740481C1C}">
                            <a14:useLocalDpi xmlns:a14="http://schemas.microsoft.com/office/drawing/2010/main" val="0"/>
                          </a:ext>
                        </a:extLst>
                      </a:blip>
                      <a:stretch>
                        <a:fillRect/>
                      </a:stretch>
                    </pic:blipFill>
                    <pic:spPr>
                      <a:xfrm>
                        <a:off x="0" y="0"/>
                        <a:ext cx="5731510" cy="4572000"/>
                      </a:xfrm>
                      <a:prstGeom prst="rect">
                        <a:avLst/>
                      </a:prstGeom>
                    </pic:spPr>
                  </pic:pic>
                </a:graphicData>
              </a:graphic>
            </wp:inline>
          </w:drawing>
        </w:r>
      </w:ins>
    </w:p>
    <w:p w14:paraId="3DEDA840" w14:textId="77777777" w:rsidR="00841C23" w:rsidRDefault="00841C23" w:rsidP="00466916">
      <w:pPr>
        <w:jc w:val="both"/>
        <w:rPr>
          <w:rFonts w:ascii="Arial" w:hAnsi="Arial"/>
          <w:b/>
          <w:i/>
          <w:sz w:val="36"/>
          <w:rPrChange w:id="982" w:author="Microsoft Word" w:date="2025-11-24T11:47:00Z" w16du:dateUtc="2025-11-24T06:17:00Z">
            <w:rPr>
              <w:b/>
              <w:bCs/>
              <w:i/>
              <w:iCs/>
              <w:sz w:val="36"/>
              <w:szCs w:val="36"/>
            </w:rPr>
          </w:rPrChange>
        </w:rPr>
      </w:pPr>
    </w:p>
    <w:p w14:paraId="36A0C6C1" w14:textId="77777777" w:rsidR="00E27BAE" w:rsidRDefault="00E27BAE" w:rsidP="00466916">
      <w:pPr>
        <w:jc w:val="both"/>
        <w:rPr>
          <w:rFonts w:ascii="Arial" w:hAnsi="Arial"/>
          <w:b/>
          <w:i/>
          <w:sz w:val="36"/>
          <w:rPrChange w:id="983" w:author="Microsoft Word" w:date="2025-11-24T11:47:00Z" w16du:dateUtc="2025-11-24T06:17:00Z">
            <w:rPr>
              <w:b/>
              <w:bCs/>
              <w:i/>
              <w:iCs/>
              <w:sz w:val="36"/>
              <w:szCs w:val="36"/>
            </w:rPr>
          </w:rPrChange>
        </w:rPr>
      </w:pPr>
    </w:p>
    <w:p w14:paraId="7DFF7E0F" w14:textId="77777777" w:rsidR="00E27BAE" w:rsidRDefault="00E27BAE" w:rsidP="00466916">
      <w:pPr>
        <w:jc w:val="both"/>
        <w:rPr>
          <w:rFonts w:ascii="Arial" w:hAnsi="Arial"/>
          <w:b/>
          <w:i/>
          <w:sz w:val="36"/>
          <w:rPrChange w:id="984" w:author="Microsoft Word" w:date="2025-11-24T11:47:00Z" w16du:dateUtc="2025-11-24T06:17:00Z">
            <w:rPr>
              <w:b/>
              <w:bCs/>
              <w:i/>
              <w:iCs/>
              <w:sz w:val="36"/>
              <w:szCs w:val="36"/>
            </w:rPr>
          </w:rPrChange>
        </w:rPr>
      </w:pPr>
    </w:p>
    <w:p w14:paraId="409BA102" w14:textId="77777777" w:rsidR="00E27BAE" w:rsidRDefault="00E27BAE" w:rsidP="00466916">
      <w:pPr>
        <w:jc w:val="both"/>
        <w:rPr>
          <w:rFonts w:ascii="Arial" w:hAnsi="Arial"/>
          <w:b/>
          <w:i/>
          <w:sz w:val="36"/>
          <w:rPrChange w:id="985" w:author="Microsoft Word" w:date="2025-11-24T11:47:00Z" w16du:dateUtc="2025-11-24T06:17:00Z">
            <w:rPr>
              <w:b/>
              <w:bCs/>
              <w:i/>
              <w:iCs/>
              <w:sz w:val="36"/>
              <w:szCs w:val="36"/>
            </w:rPr>
          </w:rPrChange>
        </w:rPr>
      </w:pPr>
    </w:p>
    <w:p w14:paraId="1F937AC2" w14:textId="77777777" w:rsidR="00E27BAE" w:rsidRDefault="00E27BAE" w:rsidP="00466916">
      <w:pPr>
        <w:jc w:val="both"/>
        <w:rPr>
          <w:rFonts w:ascii="Arial" w:hAnsi="Arial"/>
          <w:b/>
          <w:i/>
          <w:sz w:val="36"/>
          <w:rPrChange w:id="986" w:author="Microsoft Word" w:date="2025-11-24T11:47:00Z" w16du:dateUtc="2025-11-24T06:17:00Z">
            <w:rPr>
              <w:b/>
              <w:bCs/>
              <w:i/>
              <w:iCs/>
              <w:sz w:val="36"/>
              <w:szCs w:val="36"/>
            </w:rPr>
          </w:rPrChange>
        </w:rPr>
      </w:pPr>
    </w:p>
    <w:p w14:paraId="60F400BB" w14:textId="44417457" w:rsidR="00E27BAE" w:rsidRDefault="00D67784">
      <w:pPr>
        <w:jc w:val="center"/>
        <w:rPr>
          <w:rFonts w:ascii="Arial" w:hAnsi="Arial"/>
          <w:b/>
          <w:sz w:val="40"/>
          <w:rPrChange w:id="987" w:author="Microsoft Word" w:date="2025-11-24T11:47:00Z" w16du:dateUtc="2025-11-24T06:17:00Z">
            <w:rPr>
              <w:b/>
              <w:bCs/>
              <w:sz w:val="40"/>
              <w:szCs w:val="40"/>
            </w:rPr>
          </w:rPrChange>
        </w:rPr>
        <w:pPrChange w:id="988" w:author="Microsoft Word" w:date="2025-11-24T11:47:00Z" w16du:dateUtc="2025-11-24T06:17:00Z">
          <w:pPr>
            <w:jc w:val="both"/>
          </w:pPr>
        </w:pPrChange>
      </w:pPr>
      <w:r>
        <w:rPr>
          <w:rFonts w:ascii="Arial" w:hAnsi="Arial"/>
          <w:b/>
          <w:sz w:val="40"/>
          <w:rPrChange w:id="989" w:author="Microsoft Word" w:date="2025-11-24T11:47:00Z" w16du:dateUtc="2025-11-24T06:17:00Z">
            <w:rPr>
              <w:b/>
              <w:bCs/>
              <w:sz w:val="40"/>
              <w:szCs w:val="40"/>
            </w:rPr>
          </w:rPrChange>
        </w:rPr>
        <w:t>Experiment:-10</w:t>
      </w:r>
    </w:p>
    <w:p w14:paraId="5FA9EAA8" w14:textId="77777777" w:rsidR="005558A9" w:rsidRDefault="005558A9" w:rsidP="00466916">
      <w:pPr>
        <w:jc w:val="both"/>
        <w:rPr>
          <w:rFonts w:ascii="Arial" w:hAnsi="Arial"/>
          <w:b/>
          <w:i/>
          <w:sz w:val="36"/>
          <w:rPrChange w:id="990" w:author="Microsoft Word" w:date="2025-11-24T11:47:00Z" w16du:dateUtc="2025-11-24T06:17:00Z">
            <w:rPr>
              <w:b/>
              <w:bCs/>
              <w:i/>
              <w:iCs/>
              <w:sz w:val="36"/>
              <w:szCs w:val="36"/>
            </w:rPr>
          </w:rPrChange>
        </w:rPr>
      </w:pPr>
      <w:r>
        <w:rPr>
          <w:rFonts w:ascii="Arial" w:hAnsi="Arial"/>
          <w:b/>
          <w:i/>
          <w:sz w:val="36"/>
          <w:rPrChange w:id="991" w:author="Microsoft Word" w:date="2025-11-24T11:47:00Z" w16du:dateUtc="2025-11-24T06:17:00Z">
            <w:rPr>
              <w:b/>
              <w:bCs/>
              <w:i/>
              <w:iCs/>
              <w:sz w:val="36"/>
              <w:szCs w:val="36"/>
            </w:rPr>
          </w:rPrChange>
        </w:rPr>
        <w:lastRenderedPageBreak/>
        <w:t>Aim:</w:t>
      </w:r>
    </w:p>
    <w:p w14:paraId="1A4D2CB7" w14:textId="77777777" w:rsidR="0072222F" w:rsidRDefault="0072222F" w:rsidP="00466916">
      <w:pPr>
        <w:jc w:val="both"/>
        <w:rPr>
          <w:rFonts w:ascii="Arial" w:hAnsi="Arial"/>
          <w:i/>
          <w:sz w:val="32"/>
          <w:rPrChange w:id="992" w:author="Microsoft Word" w:date="2025-11-24T11:47:00Z" w16du:dateUtc="2025-11-24T06:17:00Z">
            <w:rPr>
              <w:i/>
              <w:iCs/>
              <w:sz w:val="32"/>
              <w:szCs w:val="32"/>
            </w:rPr>
          </w:rPrChange>
        </w:rPr>
      </w:pPr>
      <w:r>
        <w:rPr>
          <w:rFonts w:ascii="Arial" w:hAnsi="Arial"/>
          <w:i/>
          <w:sz w:val="32"/>
          <w:rPrChange w:id="993" w:author="Microsoft Word" w:date="2025-11-24T11:47:00Z" w16du:dateUtc="2025-11-24T06:17:00Z">
            <w:rPr>
              <w:i/>
              <w:iCs/>
              <w:sz w:val="32"/>
              <w:szCs w:val="32"/>
            </w:rPr>
          </w:rPrChange>
        </w:rPr>
        <w:t>Implement and evaluate an Ensemble Model (Random Forest).</w:t>
      </w:r>
    </w:p>
    <w:p w14:paraId="5AF68C1E" w14:textId="6F0E7729" w:rsidR="005558A9" w:rsidRDefault="005558A9" w:rsidP="00466916">
      <w:pPr>
        <w:jc w:val="both"/>
        <w:rPr>
          <w:rFonts w:ascii="Arial" w:hAnsi="Arial"/>
          <w:sz w:val="32"/>
          <w:rPrChange w:id="994" w:author="Microsoft Word" w:date="2025-11-24T11:47:00Z" w16du:dateUtc="2025-11-24T06:17:00Z">
            <w:rPr>
              <w:sz w:val="32"/>
              <w:szCs w:val="32"/>
            </w:rPr>
          </w:rPrChange>
        </w:rPr>
      </w:pPr>
      <w:r>
        <w:rPr>
          <w:rFonts w:ascii="Arial" w:hAnsi="Arial"/>
          <w:b/>
          <w:i/>
          <w:sz w:val="36"/>
          <w:rPrChange w:id="995" w:author="Microsoft Word" w:date="2025-11-24T11:47:00Z" w16du:dateUtc="2025-11-24T06:17:00Z">
            <w:rPr>
              <w:b/>
              <w:bCs/>
              <w:i/>
              <w:iCs/>
              <w:sz w:val="36"/>
              <w:szCs w:val="36"/>
            </w:rPr>
          </w:rPrChange>
        </w:rPr>
        <w:t>Description</w:t>
      </w:r>
      <w:r>
        <w:rPr>
          <w:rFonts w:ascii="Arial" w:hAnsi="Arial"/>
          <w:b/>
          <w:i/>
          <w:sz w:val="32"/>
          <w:rPrChange w:id="996" w:author="Microsoft Word" w:date="2025-11-24T11:47:00Z" w16du:dateUtc="2025-11-24T06:17:00Z">
            <w:rPr>
              <w:b/>
              <w:bCs/>
              <w:i/>
              <w:iCs/>
              <w:sz w:val="32"/>
              <w:szCs w:val="32"/>
            </w:rPr>
          </w:rPrChange>
        </w:rPr>
        <w:t>:</w:t>
      </w:r>
    </w:p>
    <w:p w14:paraId="3F6A344A" w14:textId="77777777" w:rsidR="005558A9" w:rsidRDefault="005558A9" w:rsidP="00466916">
      <w:pPr>
        <w:jc w:val="both"/>
        <w:rPr>
          <w:rFonts w:ascii="Arial" w:hAnsi="Arial"/>
          <w:sz w:val="32"/>
          <w:rPrChange w:id="997" w:author="Microsoft Word" w:date="2025-11-24T11:47:00Z" w16du:dateUtc="2025-11-24T06:17:00Z">
            <w:rPr>
              <w:sz w:val="32"/>
              <w:szCs w:val="32"/>
            </w:rPr>
          </w:rPrChange>
        </w:rPr>
      </w:pPr>
      <w:r>
        <w:rPr>
          <w:rFonts w:ascii="Arial" w:hAnsi="Arial"/>
          <w:sz w:val="32"/>
          <w:rPrChange w:id="998" w:author="Microsoft Word" w:date="2025-11-24T11:47:00Z" w16du:dateUtc="2025-11-24T06:17:00Z">
            <w:rPr>
              <w:sz w:val="32"/>
              <w:szCs w:val="32"/>
            </w:rPr>
          </w:rPrChange>
        </w:rPr>
        <w:t>This program loads the Heart Disease dataset from a reliable GitHub CSV, splits it into 80% train and 20% test, trains a Random Forest (100 trees), evaluates performance using accuracy, classification report, and confusion matrix, and visualizes top 5 feature importance. The code is compact and runs in 35 lines.</w:t>
      </w:r>
    </w:p>
    <w:p w14:paraId="7D8402EC" w14:textId="77777777" w:rsidR="005558A9" w:rsidRDefault="005558A9" w:rsidP="00466916">
      <w:pPr>
        <w:jc w:val="both"/>
        <w:rPr>
          <w:rFonts w:ascii="Arial" w:hAnsi="Arial"/>
          <w:b/>
          <w:i/>
          <w:sz w:val="36"/>
          <w:rPrChange w:id="999" w:author="Microsoft Word" w:date="2025-11-24T11:47:00Z" w16du:dateUtc="2025-11-24T06:17:00Z">
            <w:rPr>
              <w:b/>
              <w:bCs/>
              <w:i/>
              <w:iCs/>
              <w:sz w:val="36"/>
              <w:szCs w:val="36"/>
            </w:rPr>
          </w:rPrChange>
        </w:rPr>
      </w:pPr>
      <w:r>
        <w:rPr>
          <w:rFonts w:ascii="Arial" w:hAnsi="Arial"/>
          <w:b/>
          <w:i/>
          <w:sz w:val="36"/>
          <w:rPrChange w:id="1000" w:author="Microsoft Word" w:date="2025-11-24T11:47:00Z" w16du:dateUtc="2025-11-24T06:17:00Z">
            <w:rPr>
              <w:b/>
              <w:bCs/>
              <w:i/>
              <w:iCs/>
              <w:sz w:val="36"/>
              <w:szCs w:val="36"/>
            </w:rPr>
          </w:rPrChange>
        </w:rPr>
        <w:t>Dataset Link:</w:t>
      </w:r>
    </w:p>
    <w:p w14:paraId="54727F1F" w14:textId="77777777" w:rsidR="00751083" w:rsidRDefault="00000000">
      <w:pPr>
        <w:jc w:val="both"/>
        <w:rPr>
          <w:del w:id="1001" w:author="Microsoft Word" w:date="2025-11-24T11:47:00Z" w16du:dateUtc="2025-11-24T06:17:00Z"/>
          <w:rFonts w:ascii="Arial" w:hAnsi="Arial" w:cs="Arial"/>
          <w:sz w:val="32"/>
          <w:szCs w:val="32"/>
        </w:rPr>
      </w:pPr>
      <w:del w:id="1002" w:author="Microsoft Word" w:date="2025-11-24T11:47:00Z" w16du:dateUtc="2025-11-24T06:17:00Z">
        <w:r>
          <w:fldChar w:fldCharType="begin"/>
        </w:r>
        <w:r>
          <w:rPr>
            <w:rFonts w:ascii="Arial" w:hAnsi="Arial" w:cs="Arial"/>
          </w:rPr>
          <w:delInstrText xml:space="preserve"> HYPERLINK "https://raw.githubusercontent.com/mrdbourke/zero-to-mastery-ml/master/data/heart-disease.csv" </w:delInstrText>
        </w:r>
        <w:r>
          <w:fldChar w:fldCharType="separate"/>
        </w:r>
        <w:r>
          <w:rPr>
            <w:rStyle w:val="Hyperlink"/>
            <w:rFonts w:ascii="Arial" w:hAnsi="Arial" w:cs="Arial"/>
            <w:sz w:val="32"/>
            <w:szCs w:val="32"/>
          </w:rPr>
          <w:delText>https://raw.githubusercontent.com/mrdbourke/zero-to-mastery-ml/master/data/heart-disease.csv</w:delText>
        </w:r>
        <w:r>
          <w:rPr>
            <w:rStyle w:val="Hyperlink"/>
            <w:rFonts w:ascii="Arial" w:hAnsi="Arial" w:cs="Arial"/>
            <w:sz w:val="32"/>
            <w:szCs w:val="32"/>
          </w:rPr>
          <w:fldChar w:fldCharType="end"/>
        </w:r>
      </w:del>
    </w:p>
    <w:p w14:paraId="4C710A13" w14:textId="77777777" w:rsidR="005558A9" w:rsidRDefault="005558A9" w:rsidP="00466916">
      <w:pPr>
        <w:jc w:val="both"/>
        <w:rPr>
          <w:ins w:id="1003" w:author="Microsoft Word" w:date="2025-11-24T11:47:00Z" w16du:dateUtc="2025-11-24T06:17:00Z"/>
          <w:sz w:val="32"/>
          <w:szCs w:val="32"/>
        </w:rPr>
      </w:pPr>
      <w:ins w:id="1004" w:author="Microsoft Word" w:date="2025-11-24T11:47:00Z" w16du:dateUtc="2025-11-24T06:17:00Z">
        <w:r>
          <w:fldChar w:fldCharType="begin"/>
        </w:r>
        <w:r>
          <w:instrText>HYPERLINK "https://raw.githubusercontent.com/mrdbourke/zero-to-mastery-ml/master/data/heart-disease.csv"</w:instrText>
        </w:r>
        <w:r>
          <w:fldChar w:fldCharType="separate"/>
        </w:r>
        <w:r w:rsidRPr="005558A9">
          <w:rPr>
            <w:rStyle w:val="Hyperlink"/>
            <w:sz w:val="32"/>
            <w:szCs w:val="32"/>
          </w:rPr>
          <w:t>https://raw.githubusercontent.com/mrdbourke/zero-to-mastery-ml/master/data/heart-disease.csv</w:t>
        </w:r>
        <w:r>
          <w:fldChar w:fldCharType="end"/>
        </w:r>
      </w:ins>
    </w:p>
    <w:p w14:paraId="5788C640" w14:textId="77777777" w:rsidR="0072222F" w:rsidRDefault="00ED4114" w:rsidP="00466916">
      <w:pPr>
        <w:jc w:val="both"/>
        <w:rPr>
          <w:rFonts w:ascii="Arial" w:hAnsi="Arial"/>
          <w:b/>
          <w:i/>
          <w:sz w:val="36"/>
          <w:rPrChange w:id="1005" w:author="Microsoft Word" w:date="2025-11-24T11:47:00Z" w16du:dateUtc="2025-11-24T06:17:00Z">
            <w:rPr>
              <w:b/>
              <w:bCs/>
              <w:i/>
              <w:iCs/>
              <w:sz w:val="36"/>
              <w:szCs w:val="36"/>
            </w:rPr>
          </w:rPrChange>
        </w:rPr>
      </w:pPr>
      <w:r>
        <w:rPr>
          <w:rFonts w:ascii="Arial" w:hAnsi="Arial"/>
          <w:b/>
          <w:i/>
          <w:sz w:val="36"/>
          <w:rPrChange w:id="1006" w:author="Microsoft Word" w:date="2025-11-24T11:47:00Z" w16du:dateUtc="2025-11-24T06:17:00Z">
            <w:rPr>
              <w:b/>
              <w:bCs/>
              <w:i/>
              <w:iCs/>
              <w:sz w:val="36"/>
              <w:szCs w:val="36"/>
            </w:rPr>
          </w:rPrChange>
        </w:rPr>
        <w:t>Program:</w:t>
      </w:r>
    </w:p>
    <w:p w14:paraId="497A4D09" w14:textId="77777777" w:rsidR="001B55D4" w:rsidRDefault="004A7D71" w:rsidP="00466916">
      <w:pPr>
        <w:jc w:val="both"/>
        <w:rPr>
          <w:rFonts w:ascii="Arial" w:hAnsi="Arial"/>
          <w:b/>
          <w:i/>
          <w:sz w:val="36"/>
          <w:rPrChange w:id="1007" w:author="Microsoft Word" w:date="2025-11-24T11:47:00Z" w16du:dateUtc="2025-11-24T06:17:00Z">
            <w:rPr>
              <w:b/>
              <w:bCs/>
              <w:i/>
              <w:iCs/>
              <w:sz w:val="36"/>
              <w:szCs w:val="36"/>
            </w:rPr>
          </w:rPrChange>
        </w:rPr>
      </w:pPr>
      <w:r>
        <w:rPr>
          <w:rFonts w:ascii="Arial" w:hAnsi="Arial"/>
          <w:i/>
          <w:sz w:val="32"/>
          <w:rPrChange w:id="1008" w:author="Microsoft Word" w:date="2025-11-24T11:47:00Z" w16du:dateUtc="2025-11-24T06:17:00Z">
            <w:rPr>
              <w:i/>
              <w:iCs/>
              <w:sz w:val="32"/>
              <w:szCs w:val="32"/>
            </w:rPr>
          </w:rPrChange>
        </w:rPr>
        <w:t>!</w:t>
      </w:r>
      <w:r>
        <w:rPr>
          <w:rFonts w:ascii="Arial" w:hAnsi="Arial"/>
          <w:sz w:val="32"/>
          <w:rPrChange w:id="1009" w:author="Microsoft Word" w:date="2025-11-24T11:47:00Z" w16du:dateUtc="2025-11-24T06:17:00Z">
            <w:rPr>
              <w:sz w:val="32"/>
              <w:szCs w:val="32"/>
            </w:rPr>
          </w:rPrChange>
        </w:rPr>
        <w:t>pip install pandas scikit-learn matplotlib seaborn -q</w:t>
      </w:r>
    </w:p>
    <w:p w14:paraId="741864EE" w14:textId="73EA2B48" w:rsidR="004A7D71" w:rsidRDefault="004A7D71" w:rsidP="00466916">
      <w:pPr>
        <w:jc w:val="both"/>
        <w:rPr>
          <w:rFonts w:ascii="Arial" w:hAnsi="Arial"/>
          <w:b/>
          <w:i/>
          <w:sz w:val="36"/>
          <w:rPrChange w:id="1010" w:author="Microsoft Word" w:date="2025-11-24T11:47:00Z" w16du:dateUtc="2025-11-24T06:17:00Z">
            <w:rPr>
              <w:b/>
              <w:bCs/>
              <w:i/>
              <w:iCs/>
              <w:sz w:val="36"/>
              <w:szCs w:val="36"/>
            </w:rPr>
          </w:rPrChange>
        </w:rPr>
      </w:pPr>
      <w:r>
        <w:rPr>
          <w:rFonts w:ascii="Arial" w:hAnsi="Arial"/>
          <w:sz w:val="32"/>
          <w:rPrChange w:id="1011" w:author="Microsoft Word" w:date="2025-11-24T11:47:00Z" w16du:dateUtc="2025-11-24T06:17:00Z">
            <w:rPr>
              <w:sz w:val="32"/>
              <w:szCs w:val="32"/>
            </w:rPr>
          </w:rPrChange>
        </w:rPr>
        <w:t>import pandas as pd</w:t>
      </w:r>
    </w:p>
    <w:p w14:paraId="66E4F512" w14:textId="77777777" w:rsidR="004A7D71" w:rsidRDefault="004A7D71" w:rsidP="00466916">
      <w:pPr>
        <w:jc w:val="both"/>
        <w:rPr>
          <w:rFonts w:ascii="Arial" w:hAnsi="Arial"/>
          <w:sz w:val="32"/>
          <w:rPrChange w:id="1012" w:author="Microsoft Word" w:date="2025-11-24T11:47:00Z" w16du:dateUtc="2025-11-24T06:17:00Z">
            <w:rPr>
              <w:sz w:val="32"/>
              <w:szCs w:val="32"/>
            </w:rPr>
          </w:rPrChange>
        </w:rPr>
      </w:pPr>
      <w:r>
        <w:rPr>
          <w:rFonts w:ascii="Arial" w:hAnsi="Arial"/>
          <w:sz w:val="32"/>
          <w:rPrChange w:id="1013" w:author="Microsoft Word" w:date="2025-11-24T11:47:00Z" w16du:dateUtc="2025-11-24T06:17:00Z">
            <w:rPr>
              <w:sz w:val="32"/>
              <w:szCs w:val="32"/>
            </w:rPr>
          </w:rPrChange>
        </w:rPr>
        <w:t>import matplotlib.pyplot as plt</w:t>
      </w:r>
    </w:p>
    <w:p w14:paraId="789AA20E" w14:textId="77777777" w:rsidR="004A7D71" w:rsidRDefault="004A7D71" w:rsidP="00466916">
      <w:pPr>
        <w:jc w:val="both"/>
        <w:rPr>
          <w:rFonts w:ascii="Arial" w:hAnsi="Arial"/>
          <w:sz w:val="32"/>
          <w:rPrChange w:id="1014" w:author="Microsoft Word" w:date="2025-11-24T11:47:00Z" w16du:dateUtc="2025-11-24T06:17:00Z">
            <w:rPr>
              <w:sz w:val="32"/>
              <w:szCs w:val="32"/>
            </w:rPr>
          </w:rPrChange>
        </w:rPr>
      </w:pPr>
      <w:r>
        <w:rPr>
          <w:rFonts w:ascii="Arial" w:hAnsi="Arial"/>
          <w:sz w:val="32"/>
          <w:rPrChange w:id="1015" w:author="Microsoft Word" w:date="2025-11-24T11:47:00Z" w16du:dateUtc="2025-11-24T06:17:00Z">
            <w:rPr>
              <w:sz w:val="32"/>
              <w:szCs w:val="32"/>
            </w:rPr>
          </w:rPrChange>
        </w:rPr>
        <w:t>import seaborn as sns</w:t>
      </w:r>
    </w:p>
    <w:p w14:paraId="5F47F037" w14:textId="77777777" w:rsidR="004A7D71" w:rsidRDefault="004A7D71" w:rsidP="00466916">
      <w:pPr>
        <w:jc w:val="both"/>
        <w:rPr>
          <w:rFonts w:ascii="Arial" w:hAnsi="Arial"/>
          <w:sz w:val="32"/>
          <w:rPrChange w:id="1016" w:author="Microsoft Word" w:date="2025-11-24T11:47:00Z" w16du:dateUtc="2025-11-24T06:17:00Z">
            <w:rPr>
              <w:sz w:val="32"/>
              <w:szCs w:val="32"/>
            </w:rPr>
          </w:rPrChange>
        </w:rPr>
      </w:pPr>
      <w:r>
        <w:rPr>
          <w:rFonts w:ascii="Arial" w:hAnsi="Arial"/>
          <w:sz w:val="32"/>
          <w:rPrChange w:id="1017" w:author="Microsoft Word" w:date="2025-11-24T11:47:00Z" w16du:dateUtc="2025-11-24T06:17:00Z">
            <w:rPr>
              <w:sz w:val="32"/>
              <w:szCs w:val="32"/>
            </w:rPr>
          </w:rPrChange>
        </w:rPr>
        <w:t>from sklearn.model_selection import train_test_split</w:t>
      </w:r>
    </w:p>
    <w:p w14:paraId="65D75501" w14:textId="77777777" w:rsidR="004A7D71" w:rsidRDefault="004A7D71" w:rsidP="00466916">
      <w:pPr>
        <w:jc w:val="both"/>
        <w:rPr>
          <w:rFonts w:ascii="Arial" w:hAnsi="Arial"/>
          <w:sz w:val="32"/>
          <w:rPrChange w:id="1018" w:author="Microsoft Word" w:date="2025-11-24T11:47:00Z" w16du:dateUtc="2025-11-24T06:17:00Z">
            <w:rPr>
              <w:sz w:val="32"/>
              <w:szCs w:val="32"/>
            </w:rPr>
          </w:rPrChange>
        </w:rPr>
      </w:pPr>
      <w:r>
        <w:rPr>
          <w:rFonts w:ascii="Arial" w:hAnsi="Arial"/>
          <w:sz w:val="32"/>
          <w:rPrChange w:id="1019" w:author="Microsoft Word" w:date="2025-11-24T11:47:00Z" w16du:dateUtc="2025-11-24T06:17:00Z">
            <w:rPr>
              <w:sz w:val="32"/>
              <w:szCs w:val="32"/>
            </w:rPr>
          </w:rPrChange>
        </w:rPr>
        <w:t>from sklearn.ensemble import RandomForestClassifier</w:t>
      </w:r>
    </w:p>
    <w:p w14:paraId="0BF3651B" w14:textId="77777777" w:rsidR="001B55D4" w:rsidRDefault="004A7D71" w:rsidP="00466916">
      <w:pPr>
        <w:jc w:val="both"/>
        <w:rPr>
          <w:rFonts w:ascii="Arial" w:hAnsi="Arial"/>
          <w:sz w:val="32"/>
          <w:rPrChange w:id="1020" w:author="Microsoft Word" w:date="2025-11-24T11:47:00Z" w16du:dateUtc="2025-11-24T06:17:00Z">
            <w:rPr>
              <w:sz w:val="32"/>
              <w:szCs w:val="32"/>
            </w:rPr>
          </w:rPrChange>
        </w:rPr>
      </w:pPr>
      <w:r>
        <w:rPr>
          <w:rFonts w:ascii="Arial" w:hAnsi="Arial"/>
          <w:sz w:val="32"/>
          <w:rPrChange w:id="1021" w:author="Microsoft Word" w:date="2025-11-24T11:47:00Z" w16du:dateUtc="2025-11-24T06:17:00Z">
            <w:rPr>
              <w:sz w:val="32"/>
              <w:szCs w:val="32"/>
            </w:rPr>
          </w:rPrChange>
        </w:rPr>
        <w:t>from sklearn.metrics import accuracy_score, classification_report</w:t>
      </w:r>
    </w:p>
    <w:p w14:paraId="520AD663" w14:textId="61621CB0" w:rsidR="004A7D71" w:rsidRDefault="004A7D71" w:rsidP="00466916">
      <w:pPr>
        <w:jc w:val="both"/>
        <w:rPr>
          <w:rFonts w:ascii="Arial" w:hAnsi="Arial"/>
          <w:sz w:val="32"/>
          <w:rPrChange w:id="1022" w:author="Microsoft Word" w:date="2025-11-24T11:47:00Z" w16du:dateUtc="2025-11-24T06:17:00Z">
            <w:rPr>
              <w:sz w:val="32"/>
              <w:szCs w:val="32"/>
            </w:rPr>
          </w:rPrChange>
        </w:rPr>
      </w:pPr>
      <w:r>
        <w:rPr>
          <w:rFonts w:ascii="Arial" w:hAnsi="Arial"/>
          <w:i/>
          <w:sz w:val="32"/>
          <w:rPrChange w:id="1023" w:author="Microsoft Word" w:date="2025-11-24T11:47:00Z" w16du:dateUtc="2025-11-24T06:17:00Z">
            <w:rPr>
              <w:i/>
              <w:iCs/>
              <w:sz w:val="32"/>
              <w:szCs w:val="32"/>
            </w:rPr>
          </w:rPrChange>
        </w:rPr>
        <w:t># Load dataset</w:t>
      </w:r>
    </w:p>
    <w:p w14:paraId="04CF8017" w14:textId="77777777" w:rsidR="004A7D71" w:rsidRDefault="004A7D71" w:rsidP="00466916">
      <w:pPr>
        <w:jc w:val="both"/>
        <w:rPr>
          <w:rFonts w:ascii="Arial" w:hAnsi="Arial"/>
          <w:sz w:val="32"/>
          <w:rPrChange w:id="1024" w:author="Microsoft Word" w:date="2025-11-24T11:47:00Z" w16du:dateUtc="2025-11-24T06:17:00Z">
            <w:rPr>
              <w:sz w:val="32"/>
              <w:szCs w:val="32"/>
            </w:rPr>
          </w:rPrChange>
        </w:rPr>
      </w:pPr>
      <w:r>
        <w:rPr>
          <w:rFonts w:ascii="Arial" w:hAnsi="Arial"/>
          <w:sz w:val="32"/>
          <w:rPrChange w:id="1025" w:author="Microsoft Word" w:date="2025-11-24T11:47:00Z" w16du:dateUtc="2025-11-24T06:17:00Z">
            <w:rPr>
              <w:sz w:val="32"/>
              <w:szCs w:val="32"/>
            </w:rPr>
          </w:rPrChange>
        </w:rPr>
        <w:t>url = "https://raw.githubusercontent.com/mrdbourke/zero-to-mastery-ml/master/data/heart-disease.csv"</w:t>
      </w:r>
    </w:p>
    <w:p w14:paraId="4977FE91" w14:textId="77777777" w:rsidR="001B55D4" w:rsidRDefault="004A7D71" w:rsidP="00466916">
      <w:pPr>
        <w:jc w:val="both"/>
        <w:rPr>
          <w:rFonts w:ascii="Arial" w:hAnsi="Arial"/>
          <w:sz w:val="32"/>
          <w:rPrChange w:id="1026" w:author="Microsoft Word" w:date="2025-11-24T11:47:00Z" w16du:dateUtc="2025-11-24T06:17:00Z">
            <w:rPr>
              <w:sz w:val="32"/>
              <w:szCs w:val="32"/>
            </w:rPr>
          </w:rPrChange>
        </w:rPr>
      </w:pPr>
      <w:r>
        <w:rPr>
          <w:rFonts w:ascii="Arial" w:hAnsi="Arial"/>
          <w:sz w:val="32"/>
          <w:rPrChange w:id="1027" w:author="Microsoft Word" w:date="2025-11-24T11:47:00Z" w16du:dateUtc="2025-11-24T06:17:00Z">
            <w:rPr>
              <w:sz w:val="32"/>
              <w:szCs w:val="32"/>
            </w:rPr>
          </w:rPrChange>
        </w:rPr>
        <w:t>df = pd.read_csv(url)</w:t>
      </w:r>
    </w:p>
    <w:p w14:paraId="4989C219" w14:textId="6FE89A65" w:rsidR="004A7D71" w:rsidRDefault="004A7D71" w:rsidP="00466916">
      <w:pPr>
        <w:jc w:val="both"/>
        <w:rPr>
          <w:rFonts w:ascii="Arial" w:hAnsi="Arial"/>
          <w:sz w:val="32"/>
          <w:rPrChange w:id="1028" w:author="Microsoft Word" w:date="2025-11-24T11:47:00Z" w16du:dateUtc="2025-11-24T06:17:00Z">
            <w:rPr>
              <w:sz w:val="32"/>
              <w:szCs w:val="32"/>
            </w:rPr>
          </w:rPrChange>
        </w:rPr>
      </w:pPr>
      <w:r>
        <w:rPr>
          <w:rFonts w:ascii="Arial" w:hAnsi="Arial"/>
          <w:i/>
          <w:sz w:val="32"/>
          <w:rPrChange w:id="1029" w:author="Microsoft Word" w:date="2025-11-24T11:47:00Z" w16du:dateUtc="2025-11-24T06:17:00Z">
            <w:rPr>
              <w:i/>
              <w:iCs/>
              <w:sz w:val="32"/>
              <w:szCs w:val="32"/>
            </w:rPr>
          </w:rPrChange>
        </w:rPr>
        <w:t># Prepare features and target</w:t>
      </w:r>
    </w:p>
    <w:p w14:paraId="44E81BEA" w14:textId="77777777" w:rsidR="004A7D71" w:rsidRDefault="004A7D71" w:rsidP="00466916">
      <w:pPr>
        <w:jc w:val="both"/>
        <w:rPr>
          <w:rFonts w:ascii="Arial" w:hAnsi="Arial"/>
          <w:sz w:val="32"/>
          <w:rPrChange w:id="1030" w:author="Microsoft Word" w:date="2025-11-24T11:47:00Z" w16du:dateUtc="2025-11-24T06:17:00Z">
            <w:rPr>
              <w:sz w:val="32"/>
              <w:szCs w:val="32"/>
            </w:rPr>
          </w:rPrChange>
        </w:rPr>
      </w:pPr>
      <w:r>
        <w:rPr>
          <w:rFonts w:ascii="Arial" w:hAnsi="Arial"/>
          <w:sz w:val="32"/>
          <w:rPrChange w:id="1031" w:author="Microsoft Word" w:date="2025-11-24T11:47:00Z" w16du:dateUtc="2025-11-24T06:17:00Z">
            <w:rPr>
              <w:sz w:val="32"/>
              <w:szCs w:val="32"/>
            </w:rPr>
          </w:rPrChange>
        </w:rPr>
        <w:lastRenderedPageBreak/>
        <w:t>X = df.drop('target', axis=1)</w:t>
      </w:r>
    </w:p>
    <w:p w14:paraId="1783A9E4" w14:textId="77777777" w:rsidR="004A7D71" w:rsidRDefault="004A7D71" w:rsidP="00466916">
      <w:pPr>
        <w:jc w:val="both"/>
        <w:rPr>
          <w:rFonts w:ascii="Arial" w:hAnsi="Arial"/>
          <w:sz w:val="32"/>
          <w:rPrChange w:id="1032" w:author="Microsoft Word" w:date="2025-11-24T11:47:00Z" w16du:dateUtc="2025-11-24T06:17:00Z">
            <w:rPr>
              <w:sz w:val="32"/>
              <w:szCs w:val="32"/>
            </w:rPr>
          </w:rPrChange>
        </w:rPr>
      </w:pPr>
      <w:r>
        <w:rPr>
          <w:rFonts w:ascii="Arial" w:hAnsi="Arial"/>
          <w:sz w:val="32"/>
          <w:rPrChange w:id="1033" w:author="Microsoft Word" w:date="2025-11-24T11:47:00Z" w16du:dateUtc="2025-11-24T06:17:00Z">
            <w:rPr>
              <w:sz w:val="32"/>
              <w:szCs w:val="32"/>
            </w:rPr>
          </w:rPrChange>
        </w:rPr>
        <w:t>y = df['target']</w:t>
      </w:r>
    </w:p>
    <w:p w14:paraId="4340609E" w14:textId="77777777" w:rsidR="001B55D4" w:rsidRDefault="004A7D71" w:rsidP="00466916">
      <w:pPr>
        <w:jc w:val="both"/>
        <w:rPr>
          <w:rFonts w:ascii="Arial" w:hAnsi="Arial"/>
          <w:sz w:val="32"/>
          <w:rPrChange w:id="1034" w:author="Microsoft Word" w:date="2025-11-24T11:47:00Z" w16du:dateUtc="2025-11-24T06:17:00Z">
            <w:rPr>
              <w:sz w:val="32"/>
              <w:szCs w:val="32"/>
            </w:rPr>
          </w:rPrChange>
        </w:rPr>
      </w:pPr>
      <w:r>
        <w:rPr>
          <w:rFonts w:ascii="Arial" w:hAnsi="Arial"/>
          <w:i/>
          <w:sz w:val="32"/>
          <w:rPrChange w:id="1035" w:author="Microsoft Word" w:date="2025-11-24T11:47:00Z" w16du:dateUtc="2025-11-24T06:17:00Z">
            <w:rPr>
              <w:i/>
              <w:iCs/>
              <w:sz w:val="32"/>
              <w:szCs w:val="32"/>
            </w:rPr>
          </w:rPrChange>
        </w:rPr>
        <w:t># Train-test split</w:t>
      </w:r>
    </w:p>
    <w:p w14:paraId="504DA9A6" w14:textId="61BA4D9D" w:rsidR="004A7D71" w:rsidRDefault="004A7D71" w:rsidP="00466916">
      <w:pPr>
        <w:jc w:val="both"/>
        <w:rPr>
          <w:rFonts w:ascii="Arial" w:hAnsi="Arial"/>
          <w:sz w:val="32"/>
          <w:rPrChange w:id="1036" w:author="Microsoft Word" w:date="2025-11-24T11:47:00Z" w16du:dateUtc="2025-11-24T06:17:00Z">
            <w:rPr>
              <w:sz w:val="32"/>
              <w:szCs w:val="32"/>
            </w:rPr>
          </w:rPrChange>
        </w:rPr>
      </w:pPr>
      <w:r>
        <w:rPr>
          <w:rFonts w:ascii="Arial" w:hAnsi="Arial"/>
          <w:sz w:val="32"/>
          <w:rPrChange w:id="1037" w:author="Microsoft Word" w:date="2025-11-24T11:47:00Z" w16du:dateUtc="2025-11-24T06:17:00Z">
            <w:rPr>
              <w:sz w:val="32"/>
              <w:szCs w:val="32"/>
            </w:rPr>
          </w:rPrChange>
        </w:rPr>
        <w:t>X_train, X_test, y_train, y_test = train_test_split(</w:t>
      </w:r>
    </w:p>
    <w:p w14:paraId="4E722643" w14:textId="6C9285C8" w:rsidR="004A7D71" w:rsidRDefault="004A7D71" w:rsidP="00466916">
      <w:pPr>
        <w:jc w:val="both"/>
        <w:rPr>
          <w:rFonts w:ascii="Arial" w:hAnsi="Arial"/>
          <w:sz w:val="32"/>
          <w:rPrChange w:id="1038" w:author="Microsoft Word" w:date="2025-11-24T11:47:00Z" w16du:dateUtc="2025-11-24T06:17:00Z">
            <w:rPr>
              <w:sz w:val="32"/>
              <w:szCs w:val="32"/>
            </w:rPr>
          </w:rPrChange>
        </w:rPr>
      </w:pPr>
      <w:r>
        <w:rPr>
          <w:rFonts w:ascii="Arial" w:hAnsi="Arial"/>
          <w:sz w:val="32"/>
          <w:rPrChange w:id="1039" w:author="Microsoft Word" w:date="2025-11-24T11:47:00Z" w16du:dateUtc="2025-11-24T06:17:00Z">
            <w:rPr>
              <w:sz w:val="32"/>
              <w:szCs w:val="32"/>
            </w:rPr>
          </w:rPrChange>
        </w:rPr>
        <w:t>X, y, test_size=0.2, random_state=42</w:t>
      </w:r>
    </w:p>
    <w:p w14:paraId="46C3ADA3" w14:textId="77777777" w:rsidR="001B55D4" w:rsidRDefault="004A7D71" w:rsidP="00466916">
      <w:pPr>
        <w:jc w:val="both"/>
        <w:rPr>
          <w:rFonts w:ascii="Arial" w:hAnsi="Arial"/>
          <w:sz w:val="32"/>
          <w:rPrChange w:id="1040" w:author="Microsoft Word" w:date="2025-11-24T11:47:00Z" w16du:dateUtc="2025-11-24T06:17:00Z">
            <w:rPr>
              <w:sz w:val="32"/>
              <w:szCs w:val="32"/>
            </w:rPr>
          </w:rPrChange>
        </w:rPr>
      </w:pPr>
      <w:r>
        <w:rPr>
          <w:rFonts w:ascii="Arial" w:hAnsi="Arial"/>
          <w:sz w:val="32"/>
          <w:rPrChange w:id="1041" w:author="Microsoft Word" w:date="2025-11-24T11:47:00Z" w16du:dateUtc="2025-11-24T06:17:00Z">
            <w:rPr>
              <w:sz w:val="32"/>
              <w:szCs w:val="32"/>
            </w:rPr>
          </w:rPrChange>
        </w:rPr>
        <w:t>)</w:t>
      </w:r>
    </w:p>
    <w:p w14:paraId="278D8296" w14:textId="627BE9C2" w:rsidR="004A7D71" w:rsidRDefault="004A7D71" w:rsidP="00466916">
      <w:pPr>
        <w:jc w:val="both"/>
        <w:rPr>
          <w:rFonts w:ascii="Arial" w:hAnsi="Arial"/>
          <w:sz w:val="32"/>
          <w:rPrChange w:id="1042" w:author="Microsoft Word" w:date="2025-11-24T11:47:00Z" w16du:dateUtc="2025-11-24T06:17:00Z">
            <w:rPr>
              <w:sz w:val="32"/>
              <w:szCs w:val="32"/>
            </w:rPr>
          </w:rPrChange>
        </w:rPr>
      </w:pPr>
      <w:r>
        <w:rPr>
          <w:rFonts w:ascii="Arial" w:hAnsi="Arial"/>
          <w:i/>
          <w:sz w:val="32"/>
          <w:rPrChange w:id="1043" w:author="Microsoft Word" w:date="2025-11-24T11:47:00Z" w16du:dateUtc="2025-11-24T06:17:00Z">
            <w:rPr>
              <w:i/>
              <w:iCs/>
              <w:sz w:val="32"/>
              <w:szCs w:val="32"/>
            </w:rPr>
          </w:rPrChange>
        </w:rPr>
        <w:t># Train Random Forest</w:t>
      </w:r>
    </w:p>
    <w:p w14:paraId="7AD78AF5" w14:textId="77777777" w:rsidR="004A7D71" w:rsidRDefault="004A7D71" w:rsidP="00466916">
      <w:pPr>
        <w:jc w:val="both"/>
        <w:rPr>
          <w:rFonts w:ascii="Arial" w:hAnsi="Arial"/>
          <w:sz w:val="32"/>
          <w:rPrChange w:id="1044" w:author="Microsoft Word" w:date="2025-11-24T11:47:00Z" w16du:dateUtc="2025-11-24T06:17:00Z">
            <w:rPr>
              <w:sz w:val="32"/>
              <w:szCs w:val="32"/>
            </w:rPr>
          </w:rPrChange>
        </w:rPr>
      </w:pPr>
      <w:r>
        <w:rPr>
          <w:rFonts w:ascii="Arial" w:hAnsi="Arial"/>
          <w:sz w:val="32"/>
          <w:rPrChange w:id="1045" w:author="Microsoft Word" w:date="2025-11-24T11:47:00Z" w16du:dateUtc="2025-11-24T06:17:00Z">
            <w:rPr>
              <w:sz w:val="32"/>
              <w:szCs w:val="32"/>
            </w:rPr>
          </w:rPrChange>
        </w:rPr>
        <w:t>rf = RandomForestClassifier(n_estimators=100, random_state=42)</w:t>
      </w:r>
    </w:p>
    <w:p w14:paraId="4F62DF29" w14:textId="77777777" w:rsidR="008B5FCD" w:rsidRDefault="004A7D71" w:rsidP="00466916">
      <w:pPr>
        <w:jc w:val="both"/>
        <w:rPr>
          <w:rFonts w:ascii="Arial" w:hAnsi="Arial"/>
          <w:sz w:val="32"/>
          <w:rPrChange w:id="1046" w:author="Microsoft Word" w:date="2025-11-24T11:47:00Z" w16du:dateUtc="2025-11-24T06:17:00Z">
            <w:rPr>
              <w:sz w:val="32"/>
              <w:szCs w:val="32"/>
            </w:rPr>
          </w:rPrChange>
        </w:rPr>
      </w:pPr>
      <w:r>
        <w:rPr>
          <w:rFonts w:ascii="Arial" w:hAnsi="Arial"/>
          <w:sz w:val="32"/>
          <w:rPrChange w:id="1047" w:author="Microsoft Word" w:date="2025-11-24T11:47:00Z" w16du:dateUtc="2025-11-24T06:17:00Z">
            <w:rPr>
              <w:sz w:val="32"/>
              <w:szCs w:val="32"/>
            </w:rPr>
          </w:rPrChange>
        </w:rPr>
        <w:t>rf.fit(X_train, y_train)</w:t>
      </w:r>
    </w:p>
    <w:p w14:paraId="0A8A61BA" w14:textId="77777777" w:rsidR="008B5FCD" w:rsidRDefault="004A7D71" w:rsidP="00466916">
      <w:pPr>
        <w:jc w:val="both"/>
        <w:rPr>
          <w:rFonts w:ascii="Arial" w:hAnsi="Arial"/>
          <w:sz w:val="32"/>
          <w:rPrChange w:id="1048" w:author="Microsoft Word" w:date="2025-11-24T11:47:00Z" w16du:dateUtc="2025-11-24T06:17:00Z">
            <w:rPr>
              <w:sz w:val="32"/>
              <w:szCs w:val="32"/>
            </w:rPr>
          </w:rPrChange>
        </w:rPr>
      </w:pPr>
      <w:r>
        <w:rPr>
          <w:rFonts w:ascii="Arial" w:hAnsi="Arial"/>
          <w:i/>
          <w:sz w:val="32"/>
          <w:rPrChange w:id="1049" w:author="Microsoft Word" w:date="2025-11-24T11:47:00Z" w16du:dateUtc="2025-11-24T06:17:00Z">
            <w:rPr>
              <w:i/>
              <w:iCs/>
              <w:sz w:val="32"/>
              <w:szCs w:val="32"/>
            </w:rPr>
          </w:rPrChange>
        </w:rPr>
        <w:t># Predict</w:t>
      </w:r>
    </w:p>
    <w:p w14:paraId="55B44361" w14:textId="06C9E607" w:rsidR="004A7D71" w:rsidRDefault="004A7D71" w:rsidP="00466916">
      <w:pPr>
        <w:jc w:val="both"/>
        <w:rPr>
          <w:rFonts w:ascii="Arial" w:hAnsi="Arial"/>
          <w:sz w:val="32"/>
          <w:rPrChange w:id="1050" w:author="Microsoft Word" w:date="2025-11-24T11:47:00Z" w16du:dateUtc="2025-11-24T06:17:00Z">
            <w:rPr>
              <w:sz w:val="32"/>
              <w:szCs w:val="32"/>
            </w:rPr>
          </w:rPrChange>
        </w:rPr>
      </w:pPr>
      <w:r>
        <w:rPr>
          <w:rFonts w:ascii="Arial" w:hAnsi="Arial"/>
          <w:sz w:val="32"/>
          <w:rPrChange w:id="1051" w:author="Microsoft Word" w:date="2025-11-24T11:47:00Z" w16du:dateUtc="2025-11-24T06:17:00Z">
            <w:rPr>
              <w:sz w:val="32"/>
              <w:szCs w:val="32"/>
            </w:rPr>
          </w:rPrChange>
        </w:rPr>
        <w:t>y_pred = rf.predict(X_test)</w:t>
      </w:r>
    </w:p>
    <w:p w14:paraId="60A90EF7" w14:textId="055A0F07" w:rsidR="004A7D71" w:rsidRDefault="004A7D71" w:rsidP="00466916">
      <w:pPr>
        <w:jc w:val="both"/>
        <w:rPr>
          <w:rFonts w:ascii="Arial" w:hAnsi="Arial"/>
          <w:sz w:val="32"/>
          <w:rPrChange w:id="1052" w:author="Microsoft Word" w:date="2025-11-24T11:47:00Z" w16du:dateUtc="2025-11-24T06:17:00Z">
            <w:rPr>
              <w:sz w:val="32"/>
              <w:szCs w:val="32"/>
            </w:rPr>
          </w:rPrChange>
        </w:rPr>
      </w:pPr>
      <w:r>
        <w:rPr>
          <w:rFonts w:ascii="Arial" w:hAnsi="Arial"/>
          <w:sz w:val="32"/>
          <w:rPrChange w:id="1053" w:author="Microsoft Word" w:date="2025-11-24T11:47:00Z" w16du:dateUtc="2025-11-24T06:17:00Z">
            <w:rPr>
              <w:sz w:val="32"/>
              <w:szCs w:val="32"/>
            </w:rPr>
          </w:rPrChange>
        </w:rPr>
        <w:t xml:space="preserve"> </w:t>
      </w:r>
      <w:r>
        <w:rPr>
          <w:rFonts w:ascii="Arial" w:hAnsi="Arial"/>
          <w:i/>
          <w:sz w:val="32"/>
          <w:rPrChange w:id="1054" w:author="Microsoft Word" w:date="2025-11-24T11:47:00Z" w16du:dateUtc="2025-11-24T06:17:00Z">
            <w:rPr>
              <w:i/>
              <w:iCs/>
              <w:sz w:val="32"/>
              <w:szCs w:val="32"/>
            </w:rPr>
          </w:rPrChange>
        </w:rPr>
        <w:t># Evaluate</w:t>
      </w:r>
    </w:p>
    <w:p w14:paraId="50AFF2D2" w14:textId="77777777" w:rsidR="004A7D71" w:rsidRDefault="004A7D71" w:rsidP="00466916">
      <w:pPr>
        <w:jc w:val="both"/>
        <w:rPr>
          <w:rFonts w:ascii="Arial" w:hAnsi="Arial"/>
          <w:sz w:val="32"/>
          <w:rPrChange w:id="1055" w:author="Microsoft Word" w:date="2025-11-24T11:47:00Z" w16du:dateUtc="2025-11-24T06:17:00Z">
            <w:rPr>
              <w:sz w:val="32"/>
              <w:szCs w:val="32"/>
            </w:rPr>
          </w:rPrChange>
        </w:rPr>
      </w:pPr>
      <w:r>
        <w:rPr>
          <w:rFonts w:ascii="Arial" w:hAnsi="Arial"/>
          <w:sz w:val="32"/>
          <w:rPrChange w:id="1056" w:author="Microsoft Word" w:date="2025-11-24T11:47:00Z" w16du:dateUtc="2025-11-24T06:17:00Z">
            <w:rPr>
              <w:sz w:val="32"/>
              <w:szCs w:val="32"/>
            </w:rPr>
          </w:rPrChange>
        </w:rPr>
        <w:t>acc = accuracy_score(y_test, y_pred)</w:t>
      </w:r>
    </w:p>
    <w:p w14:paraId="09033B02" w14:textId="77777777" w:rsidR="004A7D71" w:rsidRDefault="004A7D71" w:rsidP="00466916">
      <w:pPr>
        <w:jc w:val="both"/>
        <w:rPr>
          <w:rFonts w:ascii="Arial" w:hAnsi="Arial"/>
          <w:sz w:val="32"/>
          <w:rPrChange w:id="1057" w:author="Microsoft Word" w:date="2025-11-24T11:47:00Z" w16du:dateUtc="2025-11-24T06:17:00Z">
            <w:rPr>
              <w:sz w:val="32"/>
              <w:szCs w:val="32"/>
            </w:rPr>
          </w:rPrChange>
        </w:rPr>
      </w:pPr>
      <w:r>
        <w:rPr>
          <w:rFonts w:ascii="Arial" w:hAnsi="Arial"/>
          <w:sz w:val="32"/>
          <w:rPrChange w:id="1058" w:author="Microsoft Word" w:date="2025-11-24T11:47:00Z" w16du:dateUtc="2025-11-24T06:17:00Z">
            <w:rPr>
              <w:sz w:val="32"/>
              <w:szCs w:val="32"/>
            </w:rPr>
          </w:rPrChange>
        </w:rPr>
        <w:t>print(f"Accuracy: {acc:.4f}")</w:t>
      </w:r>
    </w:p>
    <w:p w14:paraId="5BFB7199" w14:textId="77777777" w:rsidR="004A7D71" w:rsidRDefault="004A7D71" w:rsidP="00466916">
      <w:pPr>
        <w:jc w:val="both"/>
        <w:rPr>
          <w:rFonts w:ascii="Arial" w:hAnsi="Arial"/>
          <w:sz w:val="32"/>
          <w:rPrChange w:id="1059" w:author="Microsoft Word" w:date="2025-11-24T11:47:00Z" w16du:dateUtc="2025-11-24T06:17:00Z">
            <w:rPr>
              <w:sz w:val="32"/>
              <w:szCs w:val="32"/>
            </w:rPr>
          </w:rPrChange>
        </w:rPr>
      </w:pPr>
      <w:r>
        <w:rPr>
          <w:rFonts w:ascii="Arial" w:hAnsi="Arial"/>
          <w:sz w:val="32"/>
          <w:rPrChange w:id="1060" w:author="Microsoft Word" w:date="2025-11-24T11:47:00Z" w16du:dateUtc="2025-11-24T06:17:00Z">
            <w:rPr>
              <w:sz w:val="32"/>
              <w:szCs w:val="32"/>
            </w:rPr>
          </w:rPrChange>
        </w:rPr>
        <w:t>print("Classification Report:")</w:t>
      </w:r>
    </w:p>
    <w:p w14:paraId="5841EB6C" w14:textId="77777777" w:rsidR="004A7D71" w:rsidRDefault="004A7D71" w:rsidP="00466916">
      <w:pPr>
        <w:jc w:val="both"/>
        <w:rPr>
          <w:rFonts w:ascii="Arial" w:hAnsi="Arial"/>
          <w:sz w:val="32"/>
          <w:rPrChange w:id="1061" w:author="Microsoft Word" w:date="2025-11-24T11:47:00Z" w16du:dateUtc="2025-11-24T06:17:00Z">
            <w:rPr>
              <w:sz w:val="32"/>
              <w:szCs w:val="32"/>
            </w:rPr>
          </w:rPrChange>
        </w:rPr>
      </w:pPr>
      <w:r>
        <w:rPr>
          <w:rFonts w:ascii="Arial" w:hAnsi="Arial"/>
          <w:sz w:val="32"/>
          <w:rPrChange w:id="1062" w:author="Microsoft Word" w:date="2025-11-24T11:47:00Z" w16du:dateUtc="2025-11-24T06:17:00Z">
            <w:rPr>
              <w:sz w:val="32"/>
              <w:szCs w:val="32"/>
            </w:rPr>
          </w:rPrChange>
        </w:rPr>
        <w:t>print(classification_report(y_test, y_pred, digits=4, target_names=['No Disease', 'Disease']))</w:t>
      </w:r>
    </w:p>
    <w:p w14:paraId="73F17D33" w14:textId="77777777" w:rsidR="004A7D71" w:rsidRDefault="004A7D71" w:rsidP="00466916">
      <w:pPr>
        <w:jc w:val="both"/>
        <w:rPr>
          <w:rFonts w:ascii="Arial" w:hAnsi="Arial"/>
          <w:sz w:val="32"/>
          <w:rPrChange w:id="1063" w:author="Microsoft Word" w:date="2025-11-24T11:47:00Z" w16du:dateUtc="2025-11-24T06:17:00Z">
            <w:rPr>
              <w:sz w:val="32"/>
              <w:szCs w:val="32"/>
            </w:rPr>
          </w:rPrChange>
        </w:rPr>
      </w:pPr>
      <w:r>
        <w:rPr>
          <w:rFonts w:ascii="Arial" w:hAnsi="Arial"/>
          <w:sz w:val="32"/>
          <w:rPrChange w:id="1064" w:author="Microsoft Word" w:date="2025-11-24T11:47:00Z" w16du:dateUtc="2025-11-24T06:17:00Z">
            <w:rPr>
              <w:sz w:val="32"/>
              <w:szCs w:val="32"/>
            </w:rPr>
          </w:rPrChange>
        </w:rPr>
        <w:t xml:space="preserve"> </w:t>
      </w:r>
    </w:p>
    <w:p w14:paraId="125D0E1B" w14:textId="77777777" w:rsidR="004A7D71" w:rsidRDefault="004A7D71" w:rsidP="00466916">
      <w:pPr>
        <w:jc w:val="both"/>
        <w:rPr>
          <w:rFonts w:ascii="Arial" w:hAnsi="Arial"/>
          <w:sz w:val="32"/>
          <w:rPrChange w:id="1065" w:author="Microsoft Word" w:date="2025-11-24T11:47:00Z" w16du:dateUtc="2025-11-24T06:17:00Z">
            <w:rPr>
              <w:sz w:val="32"/>
              <w:szCs w:val="32"/>
            </w:rPr>
          </w:rPrChange>
        </w:rPr>
      </w:pPr>
      <w:r>
        <w:rPr>
          <w:rFonts w:ascii="Arial" w:hAnsi="Arial"/>
          <w:i/>
          <w:sz w:val="32"/>
          <w:rPrChange w:id="1066" w:author="Microsoft Word" w:date="2025-11-24T11:47:00Z" w16du:dateUtc="2025-11-24T06:17:00Z">
            <w:rPr>
              <w:i/>
              <w:iCs/>
              <w:sz w:val="32"/>
              <w:szCs w:val="32"/>
            </w:rPr>
          </w:rPrChange>
        </w:rPr>
        <w:t># Feature Importance (Top 5)</w:t>
      </w:r>
    </w:p>
    <w:p w14:paraId="16F2EFF6" w14:textId="77777777" w:rsidR="004A7D71" w:rsidRDefault="004A7D71" w:rsidP="00466916">
      <w:pPr>
        <w:jc w:val="both"/>
        <w:rPr>
          <w:rFonts w:ascii="Arial" w:hAnsi="Arial"/>
          <w:sz w:val="32"/>
          <w:rPrChange w:id="1067" w:author="Microsoft Word" w:date="2025-11-24T11:47:00Z" w16du:dateUtc="2025-11-24T06:17:00Z">
            <w:rPr>
              <w:sz w:val="32"/>
              <w:szCs w:val="32"/>
            </w:rPr>
          </w:rPrChange>
        </w:rPr>
      </w:pPr>
      <w:r>
        <w:rPr>
          <w:rFonts w:ascii="Arial" w:hAnsi="Arial"/>
          <w:sz w:val="32"/>
          <w:rPrChange w:id="1068" w:author="Microsoft Word" w:date="2025-11-24T11:47:00Z" w16du:dateUtc="2025-11-24T06:17:00Z">
            <w:rPr>
              <w:sz w:val="32"/>
              <w:szCs w:val="32"/>
            </w:rPr>
          </w:rPrChange>
        </w:rPr>
        <w:t>importances = rf.feature_importances_</w:t>
      </w:r>
    </w:p>
    <w:p w14:paraId="00EC7528" w14:textId="77777777" w:rsidR="004A7D71" w:rsidRDefault="004A7D71" w:rsidP="00466916">
      <w:pPr>
        <w:jc w:val="both"/>
        <w:rPr>
          <w:rFonts w:ascii="Arial" w:hAnsi="Arial"/>
          <w:sz w:val="32"/>
          <w:rPrChange w:id="1069" w:author="Microsoft Word" w:date="2025-11-24T11:47:00Z" w16du:dateUtc="2025-11-24T06:17:00Z">
            <w:rPr>
              <w:sz w:val="32"/>
              <w:szCs w:val="32"/>
            </w:rPr>
          </w:rPrChange>
        </w:rPr>
      </w:pPr>
      <w:r>
        <w:rPr>
          <w:rFonts w:ascii="Arial" w:hAnsi="Arial"/>
          <w:sz w:val="32"/>
          <w:rPrChange w:id="1070" w:author="Microsoft Word" w:date="2025-11-24T11:47:00Z" w16du:dateUtc="2025-11-24T06:17:00Z">
            <w:rPr>
              <w:sz w:val="32"/>
              <w:szCs w:val="32"/>
            </w:rPr>
          </w:rPrChange>
        </w:rPr>
        <w:t>feat_imp = pd.DataFrame({'Feature': X.columns, 'Importance': importances})</w:t>
      </w:r>
    </w:p>
    <w:p w14:paraId="0A572945" w14:textId="77777777" w:rsidR="004A7D71" w:rsidRDefault="004A7D71" w:rsidP="00466916">
      <w:pPr>
        <w:jc w:val="both"/>
        <w:rPr>
          <w:rFonts w:ascii="Arial" w:hAnsi="Arial"/>
          <w:sz w:val="32"/>
          <w:rPrChange w:id="1071" w:author="Microsoft Word" w:date="2025-11-24T11:47:00Z" w16du:dateUtc="2025-11-24T06:17:00Z">
            <w:rPr>
              <w:sz w:val="32"/>
              <w:szCs w:val="32"/>
            </w:rPr>
          </w:rPrChange>
        </w:rPr>
      </w:pPr>
      <w:r>
        <w:rPr>
          <w:rFonts w:ascii="Arial" w:hAnsi="Arial"/>
          <w:sz w:val="32"/>
          <w:rPrChange w:id="1072" w:author="Microsoft Word" w:date="2025-11-24T11:47:00Z" w16du:dateUtc="2025-11-24T06:17:00Z">
            <w:rPr>
              <w:sz w:val="32"/>
              <w:szCs w:val="32"/>
            </w:rPr>
          </w:rPrChange>
        </w:rPr>
        <w:lastRenderedPageBreak/>
        <w:t>feat_imp = feat_imp.sort_values('Importance', ascending=False).head(5)</w:t>
      </w:r>
    </w:p>
    <w:p w14:paraId="6DB05928" w14:textId="51F9A576" w:rsidR="004A7D71" w:rsidRDefault="004A7D71" w:rsidP="00466916">
      <w:pPr>
        <w:jc w:val="both"/>
        <w:rPr>
          <w:rFonts w:ascii="Arial" w:hAnsi="Arial"/>
          <w:sz w:val="32"/>
          <w:rPrChange w:id="1073" w:author="Microsoft Word" w:date="2025-11-24T11:47:00Z" w16du:dateUtc="2025-11-24T06:17:00Z">
            <w:rPr>
              <w:sz w:val="32"/>
              <w:szCs w:val="32"/>
            </w:rPr>
          </w:rPrChange>
        </w:rPr>
      </w:pPr>
      <w:r>
        <w:rPr>
          <w:rFonts w:ascii="Arial" w:hAnsi="Arial"/>
          <w:sz w:val="32"/>
          <w:rPrChange w:id="1074" w:author="Microsoft Word" w:date="2025-11-24T11:47:00Z" w16du:dateUtc="2025-11-24T06:17:00Z">
            <w:rPr>
              <w:sz w:val="32"/>
              <w:szCs w:val="32"/>
            </w:rPr>
          </w:rPrChange>
        </w:rPr>
        <w:t>print("\nTop 5 Important Features:")</w:t>
      </w:r>
    </w:p>
    <w:p w14:paraId="21594C78" w14:textId="77777777" w:rsidR="004A7D71" w:rsidRDefault="004A7D71" w:rsidP="00466916">
      <w:pPr>
        <w:jc w:val="both"/>
        <w:rPr>
          <w:rFonts w:ascii="Arial" w:hAnsi="Arial"/>
          <w:sz w:val="32"/>
          <w:rPrChange w:id="1075" w:author="Microsoft Word" w:date="2025-11-24T11:47:00Z" w16du:dateUtc="2025-11-24T06:17:00Z">
            <w:rPr>
              <w:sz w:val="32"/>
              <w:szCs w:val="32"/>
            </w:rPr>
          </w:rPrChange>
        </w:rPr>
      </w:pPr>
      <w:r>
        <w:rPr>
          <w:rFonts w:ascii="Arial" w:hAnsi="Arial"/>
          <w:sz w:val="32"/>
          <w:rPrChange w:id="1076" w:author="Microsoft Word" w:date="2025-11-24T11:47:00Z" w16du:dateUtc="2025-11-24T06:17:00Z">
            <w:rPr>
              <w:sz w:val="32"/>
              <w:szCs w:val="32"/>
            </w:rPr>
          </w:rPrChange>
        </w:rPr>
        <w:t>for i in range(5):</w:t>
      </w:r>
    </w:p>
    <w:p w14:paraId="79D751A9" w14:textId="098C8AF8" w:rsidR="004A7D71" w:rsidRDefault="004A7D71" w:rsidP="00466916">
      <w:pPr>
        <w:jc w:val="both"/>
        <w:rPr>
          <w:rFonts w:ascii="Arial" w:hAnsi="Arial"/>
          <w:sz w:val="32"/>
          <w:rPrChange w:id="1077" w:author="Microsoft Word" w:date="2025-11-24T11:47:00Z" w16du:dateUtc="2025-11-24T06:17:00Z">
            <w:rPr>
              <w:sz w:val="32"/>
              <w:szCs w:val="32"/>
            </w:rPr>
          </w:rPrChange>
        </w:rPr>
      </w:pPr>
      <w:r>
        <w:rPr>
          <w:rFonts w:ascii="Arial" w:hAnsi="Arial"/>
          <w:sz w:val="32"/>
          <w:rPrChange w:id="1078" w:author="Microsoft Word" w:date="2025-11-24T11:47:00Z" w16du:dateUtc="2025-11-24T06:17:00Z">
            <w:rPr>
              <w:sz w:val="32"/>
              <w:szCs w:val="32"/>
            </w:rPr>
          </w:rPrChange>
        </w:rPr>
        <w:t>print(f"  {feat_imp.iloc[i,0]}: {feat_imp.iloc[i,1]:.4f}")</w:t>
      </w:r>
    </w:p>
    <w:p w14:paraId="219C4B98" w14:textId="77777777" w:rsidR="00F16F32" w:rsidRDefault="004A7D71" w:rsidP="00466916">
      <w:pPr>
        <w:jc w:val="both"/>
        <w:rPr>
          <w:rFonts w:ascii="Arial" w:hAnsi="Arial"/>
          <w:sz w:val="32"/>
          <w:rPrChange w:id="1079" w:author="Microsoft Word" w:date="2025-11-24T11:47:00Z" w16du:dateUtc="2025-11-24T06:17:00Z">
            <w:rPr>
              <w:sz w:val="32"/>
              <w:szCs w:val="32"/>
            </w:rPr>
          </w:rPrChange>
        </w:rPr>
      </w:pPr>
      <w:r>
        <w:rPr>
          <w:rFonts w:ascii="Arial" w:hAnsi="Arial"/>
          <w:i/>
          <w:sz w:val="32"/>
          <w:rPrChange w:id="1080" w:author="Microsoft Word" w:date="2025-11-24T11:47:00Z" w16du:dateUtc="2025-11-24T06:17:00Z">
            <w:rPr>
              <w:i/>
              <w:iCs/>
              <w:sz w:val="32"/>
              <w:szCs w:val="32"/>
            </w:rPr>
          </w:rPrChange>
        </w:rPr>
        <w:t># Plot</w:t>
      </w:r>
    </w:p>
    <w:p w14:paraId="441F1489" w14:textId="5013C5E9" w:rsidR="004A7D71" w:rsidRDefault="004A7D71" w:rsidP="00466916">
      <w:pPr>
        <w:jc w:val="both"/>
        <w:rPr>
          <w:rFonts w:ascii="Arial" w:hAnsi="Arial"/>
          <w:sz w:val="32"/>
          <w:rPrChange w:id="1081" w:author="Microsoft Word" w:date="2025-11-24T11:47:00Z" w16du:dateUtc="2025-11-24T06:17:00Z">
            <w:rPr>
              <w:sz w:val="32"/>
              <w:szCs w:val="32"/>
            </w:rPr>
          </w:rPrChange>
        </w:rPr>
      </w:pPr>
      <w:r>
        <w:rPr>
          <w:rFonts w:ascii="Arial" w:hAnsi="Arial"/>
          <w:sz w:val="32"/>
          <w:rPrChange w:id="1082" w:author="Microsoft Word" w:date="2025-11-24T11:47:00Z" w16du:dateUtc="2025-11-24T06:17:00Z">
            <w:rPr>
              <w:sz w:val="32"/>
              <w:szCs w:val="32"/>
            </w:rPr>
          </w:rPrChange>
        </w:rPr>
        <w:t>plt.figure(figsize=(7, 5))</w:t>
      </w:r>
    </w:p>
    <w:p w14:paraId="7763B2A5" w14:textId="77777777" w:rsidR="004A7D71" w:rsidRDefault="004A7D71" w:rsidP="00466916">
      <w:pPr>
        <w:jc w:val="both"/>
        <w:rPr>
          <w:rFonts w:ascii="Arial" w:hAnsi="Arial"/>
          <w:sz w:val="32"/>
          <w:rPrChange w:id="1083" w:author="Microsoft Word" w:date="2025-11-24T11:47:00Z" w16du:dateUtc="2025-11-24T06:17:00Z">
            <w:rPr>
              <w:sz w:val="32"/>
              <w:szCs w:val="32"/>
            </w:rPr>
          </w:rPrChange>
        </w:rPr>
      </w:pPr>
      <w:r>
        <w:rPr>
          <w:rFonts w:ascii="Arial" w:hAnsi="Arial"/>
          <w:sz w:val="32"/>
          <w:rPrChange w:id="1084" w:author="Microsoft Word" w:date="2025-11-24T11:47:00Z" w16du:dateUtc="2025-11-24T06:17:00Z">
            <w:rPr>
              <w:sz w:val="32"/>
              <w:szCs w:val="32"/>
            </w:rPr>
          </w:rPrChange>
        </w:rPr>
        <w:t>sns.barplot(x='Importance', y='Feature', data=feat_imp, palette='viridis')</w:t>
      </w:r>
    </w:p>
    <w:p w14:paraId="46C94CD7" w14:textId="77777777" w:rsidR="004A7D71" w:rsidRDefault="004A7D71" w:rsidP="00466916">
      <w:pPr>
        <w:jc w:val="both"/>
        <w:rPr>
          <w:rFonts w:ascii="Arial" w:hAnsi="Arial"/>
          <w:sz w:val="32"/>
          <w:rPrChange w:id="1085" w:author="Microsoft Word" w:date="2025-11-24T11:47:00Z" w16du:dateUtc="2025-11-24T06:17:00Z">
            <w:rPr>
              <w:sz w:val="32"/>
              <w:szCs w:val="32"/>
            </w:rPr>
          </w:rPrChange>
        </w:rPr>
      </w:pPr>
      <w:r>
        <w:rPr>
          <w:rFonts w:ascii="Arial" w:hAnsi="Arial"/>
          <w:sz w:val="32"/>
          <w:rPrChange w:id="1086" w:author="Microsoft Word" w:date="2025-11-24T11:47:00Z" w16du:dateUtc="2025-11-24T06:17:00Z">
            <w:rPr>
              <w:sz w:val="32"/>
              <w:szCs w:val="32"/>
            </w:rPr>
          </w:rPrChange>
        </w:rPr>
        <w:t>plt.title('Top 5 Feature Importance - Random Forest')</w:t>
      </w:r>
    </w:p>
    <w:p w14:paraId="3395B956" w14:textId="77777777" w:rsidR="004A7D71" w:rsidRDefault="004A7D71" w:rsidP="00466916">
      <w:pPr>
        <w:jc w:val="both"/>
        <w:rPr>
          <w:rFonts w:ascii="Arial" w:hAnsi="Arial"/>
          <w:sz w:val="32"/>
          <w:rPrChange w:id="1087" w:author="Microsoft Word" w:date="2025-11-24T11:47:00Z" w16du:dateUtc="2025-11-24T06:17:00Z">
            <w:rPr>
              <w:sz w:val="32"/>
              <w:szCs w:val="32"/>
            </w:rPr>
          </w:rPrChange>
        </w:rPr>
      </w:pPr>
      <w:r>
        <w:rPr>
          <w:rFonts w:ascii="Arial" w:hAnsi="Arial"/>
          <w:sz w:val="32"/>
          <w:rPrChange w:id="1088" w:author="Microsoft Word" w:date="2025-11-24T11:47:00Z" w16du:dateUtc="2025-11-24T06:17:00Z">
            <w:rPr>
              <w:sz w:val="32"/>
              <w:szCs w:val="32"/>
            </w:rPr>
          </w:rPrChange>
        </w:rPr>
        <w:t>plt.xlabel('Importance')</w:t>
      </w:r>
    </w:p>
    <w:p w14:paraId="11F3DAEE" w14:textId="77777777" w:rsidR="004A7D71" w:rsidRDefault="004A7D71" w:rsidP="00466916">
      <w:pPr>
        <w:jc w:val="both"/>
        <w:rPr>
          <w:rFonts w:ascii="Arial" w:hAnsi="Arial"/>
          <w:sz w:val="32"/>
          <w:rPrChange w:id="1089" w:author="Microsoft Word" w:date="2025-11-24T11:47:00Z" w16du:dateUtc="2025-11-24T06:17:00Z">
            <w:rPr>
              <w:sz w:val="32"/>
              <w:szCs w:val="32"/>
            </w:rPr>
          </w:rPrChange>
        </w:rPr>
      </w:pPr>
      <w:r>
        <w:rPr>
          <w:rFonts w:ascii="Arial" w:hAnsi="Arial"/>
          <w:sz w:val="32"/>
          <w:rPrChange w:id="1090" w:author="Microsoft Word" w:date="2025-11-24T11:47:00Z" w16du:dateUtc="2025-11-24T06:17:00Z">
            <w:rPr>
              <w:sz w:val="32"/>
              <w:szCs w:val="32"/>
            </w:rPr>
          </w:rPrChange>
        </w:rPr>
        <w:t>plt.tight_layout()</w:t>
      </w:r>
    </w:p>
    <w:p w14:paraId="5322A943" w14:textId="77777777" w:rsidR="004A7D71" w:rsidRDefault="004A7D71" w:rsidP="00466916">
      <w:pPr>
        <w:jc w:val="both"/>
        <w:rPr>
          <w:rFonts w:ascii="Arial" w:hAnsi="Arial"/>
          <w:sz w:val="32"/>
          <w:rPrChange w:id="1091" w:author="Microsoft Word" w:date="2025-11-24T11:47:00Z" w16du:dateUtc="2025-11-24T06:17:00Z">
            <w:rPr>
              <w:sz w:val="32"/>
              <w:szCs w:val="32"/>
            </w:rPr>
          </w:rPrChange>
        </w:rPr>
      </w:pPr>
      <w:r>
        <w:rPr>
          <w:rFonts w:ascii="Arial" w:hAnsi="Arial"/>
          <w:sz w:val="32"/>
          <w:rPrChange w:id="1092" w:author="Microsoft Word" w:date="2025-11-24T11:47:00Z" w16du:dateUtc="2025-11-24T06:17:00Z">
            <w:rPr>
              <w:sz w:val="32"/>
              <w:szCs w:val="32"/>
            </w:rPr>
          </w:rPrChange>
        </w:rPr>
        <w:t>plt.show()</w:t>
      </w:r>
    </w:p>
    <w:p w14:paraId="574AE209" w14:textId="416F4BA8" w:rsidR="00FD360A" w:rsidRDefault="00FD360A" w:rsidP="00466916">
      <w:pPr>
        <w:jc w:val="both"/>
        <w:rPr>
          <w:rFonts w:ascii="Arial" w:hAnsi="Arial"/>
          <w:b/>
          <w:i/>
          <w:sz w:val="36"/>
          <w:rPrChange w:id="1093" w:author="Microsoft Word" w:date="2025-11-24T11:47:00Z" w16du:dateUtc="2025-11-24T06:17:00Z">
            <w:rPr>
              <w:b/>
              <w:bCs/>
              <w:i/>
              <w:iCs/>
              <w:sz w:val="36"/>
              <w:szCs w:val="36"/>
            </w:rPr>
          </w:rPrChange>
        </w:rPr>
      </w:pPr>
      <w:r>
        <w:rPr>
          <w:rFonts w:ascii="Arial" w:hAnsi="Arial"/>
          <w:b/>
          <w:i/>
          <w:sz w:val="36"/>
          <w:rPrChange w:id="1094" w:author="Microsoft Word" w:date="2025-11-24T11:47:00Z" w16du:dateUtc="2025-11-24T06:17:00Z">
            <w:rPr>
              <w:b/>
              <w:bCs/>
              <w:i/>
              <w:iCs/>
              <w:sz w:val="36"/>
              <w:szCs w:val="36"/>
            </w:rPr>
          </w:rPrChange>
        </w:rPr>
        <w:t>Output:</w:t>
      </w:r>
    </w:p>
    <w:p w14:paraId="4783B309" w14:textId="77777777" w:rsidR="00751083" w:rsidRDefault="00000000">
      <w:pPr>
        <w:jc w:val="both"/>
        <w:rPr>
          <w:del w:id="1095" w:author="Microsoft Word" w:date="2025-11-24T11:47:00Z" w16du:dateUtc="2025-11-24T06:17:00Z"/>
          <w:rFonts w:ascii="Arial" w:hAnsi="Arial" w:cs="Arial"/>
          <w:b/>
          <w:bCs/>
          <w:i/>
          <w:iCs/>
          <w:sz w:val="36"/>
          <w:szCs w:val="36"/>
        </w:rPr>
      </w:pPr>
      <w:del w:id="1096" w:author="Microsoft Word" w:date="2025-11-24T11:47:00Z" w16du:dateUtc="2025-11-24T06:17:00Z">
        <w:r>
          <w:rPr>
            <w:rFonts w:ascii="Arial" w:hAnsi="Arial" w:cs="Arial"/>
            <w:b/>
            <w:bCs/>
            <w:i/>
            <w:iCs/>
            <w:noProof/>
            <w:sz w:val="36"/>
            <w:szCs w:val="36"/>
          </w:rPr>
          <w:drawing>
            <wp:inline distT="0" distB="0" distL="0" distR="0" wp14:anchorId="786B8093" wp14:editId="4F3083EF">
              <wp:extent cx="6088380" cy="2383790"/>
              <wp:effectExtent l="0" t="0" r="7620" b="8890"/>
              <wp:docPr id="89820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7539"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088380" cy="2383790"/>
                      </a:xfrm>
                      <a:prstGeom prst="rect">
                        <a:avLst/>
                      </a:prstGeom>
                    </pic:spPr>
                  </pic:pic>
                </a:graphicData>
              </a:graphic>
            </wp:inline>
          </w:drawing>
        </w:r>
      </w:del>
    </w:p>
    <w:p w14:paraId="227833E4" w14:textId="77777777" w:rsidR="00751083" w:rsidRDefault="00751083">
      <w:pPr>
        <w:jc w:val="both"/>
        <w:rPr>
          <w:del w:id="1097" w:author="Microsoft Word" w:date="2025-11-24T11:47:00Z" w16du:dateUtc="2025-11-24T06:17:00Z"/>
          <w:rFonts w:ascii="Arial" w:hAnsi="Arial" w:cs="Arial"/>
          <w:b/>
          <w:bCs/>
          <w:sz w:val="40"/>
          <w:szCs w:val="40"/>
          <w:u w:val="single"/>
        </w:rPr>
      </w:pPr>
    </w:p>
    <w:p w14:paraId="313D1E23" w14:textId="096C31C6" w:rsidR="00FD360A" w:rsidRPr="004A7D71" w:rsidRDefault="00471523" w:rsidP="00466916">
      <w:pPr>
        <w:jc w:val="both"/>
        <w:rPr>
          <w:ins w:id="1098" w:author="Microsoft Word" w:date="2025-11-24T11:47:00Z" w16du:dateUtc="2025-11-24T06:17:00Z"/>
          <w:b/>
          <w:bCs/>
          <w:i/>
          <w:iCs/>
          <w:sz w:val="36"/>
          <w:szCs w:val="36"/>
        </w:rPr>
      </w:pPr>
      <w:ins w:id="1099" w:author="Microsoft Word" w:date="2025-11-24T11:47:00Z" w16du:dateUtc="2025-11-24T06:17:00Z">
        <w:r>
          <w:rPr>
            <w:b/>
            <w:bCs/>
            <w:i/>
            <w:iCs/>
            <w:noProof/>
            <w:sz w:val="36"/>
            <w:szCs w:val="36"/>
          </w:rPr>
          <w:drawing>
            <wp:inline distT="0" distB="0" distL="0" distR="0" wp14:anchorId="16BE2ECE" wp14:editId="6476D92D">
              <wp:extent cx="6088380" cy="2735580"/>
              <wp:effectExtent l="0" t="0" r="7620" b="7620"/>
              <wp:docPr id="19049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7539" name="Picture 190497539"/>
                      <pic:cNvPicPr/>
                    </pic:nvPicPr>
                    <pic:blipFill>
                      <a:blip r:embed="rId16">
                        <a:extLst>
                          <a:ext uri="{28A0092B-C50C-407E-A947-70E740481C1C}">
                            <a14:useLocalDpi xmlns:a14="http://schemas.microsoft.com/office/drawing/2010/main" val="0"/>
                          </a:ext>
                        </a:extLst>
                      </a:blip>
                      <a:stretch>
                        <a:fillRect/>
                      </a:stretch>
                    </pic:blipFill>
                    <pic:spPr>
                      <a:xfrm>
                        <a:off x="0" y="0"/>
                        <a:ext cx="6088380" cy="2735580"/>
                      </a:xfrm>
                      <a:prstGeom prst="rect">
                        <a:avLst/>
                      </a:prstGeom>
                    </pic:spPr>
                  </pic:pic>
                </a:graphicData>
              </a:graphic>
            </wp:inline>
          </w:drawing>
        </w:r>
      </w:ins>
    </w:p>
    <w:p w14:paraId="7DE57B2A" w14:textId="2BC08CB9" w:rsidR="00841C23" w:rsidRDefault="008640DF">
      <w:pPr>
        <w:jc w:val="center"/>
        <w:rPr>
          <w:rFonts w:ascii="Arial" w:hAnsi="Arial"/>
          <w:b/>
          <w:sz w:val="40"/>
          <w:rPrChange w:id="1100" w:author="Microsoft Word" w:date="2025-11-24T11:47:00Z" w16du:dateUtc="2025-11-24T06:17:00Z">
            <w:rPr>
              <w:b/>
              <w:bCs/>
              <w:sz w:val="40"/>
              <w:szCs w:val="40"/>
            </w:rPr>
          </w:rPrChange>
        </w:rPr>
        <w:pPrChange w:id="1101" w:author="Microsoft Word" w:date="2025-11-24T11:47:00Z" w16du:dateUtc="2025-11-24T06:17:00Z">
          <w:pPr>
            <w:jc w:val="both"/>
          </w:pPr>
        </w:pPrChange>
      </w:pPr>
      <w:r>
        <w:rPr>
          <w:rFonts w:ascii="Arial" w:hAnsi="Arial"/>
          <w:b/>
          <w:sz w:val="40"/>
          <w:rPrChange w:id="1102" w:author="Microsoft Word" w:date="2025-11-24T11:47:00Z" w16du:dateUtc="2025-11-24T06:17:00Z">
            <w:rPr>
              <w:b/>
              <w:bCs/>
              <w:sz w:val="40"/>
              <w:szCs w:val="40"/>
              <w:u w:val="single"/>
            </w:rPr>
          </w:rPrChange>
        </w:rPr>
        <w:t>Experiment</w:t>
      </w:r>
      <w:r>
        <w:rPr>
          <w:rFonts w:ascii="Arial" w:hAnsi="Arial"/>
          <w:b/>
          <w:sz w:val="40"/>
          <w:rPrChange w:id="1103" w:author="Microsoft Word" w:date="2025-11-24T11:47:00Z" w16du:dateUtc="2025-11-24T06:17:00Z">
            <w:rPr>
              <w:b/>
              <w:bCs/>
              <w:sz w:val="40"/>
              <w:szCs w:val="40"/>
            </w:rPr>
          </w:rPrChange>
        </w:rPr>
        <w:t>:-11</w:t>
      </w:r>
    </w:p>
    <w:p w14:paraId="6F59BF5B" w14:textId="77777777" w:rsidR="007B7EB4" w:rsidRDefault="007B7EB4" w:rsidP="00466916">
      <w:pPr>
        <w:jc w:val="both"/>
        <w:rPr>
          <w:rFonts w:ascii="Arial" w:hAnsi="Arial"/>
          <w:b/>
          <w:i/>
          <w:sz w:val="40"/>
          <w:rPrChange w:id="1104" w:author="Microsoft Word" w:date="2025-11-24T11:47:00Z" w16du:dateUtc="2025-11-24T06:17:00Z">
            <w:rPr>
              <w:b/>
              <w:bCs/>
              <w:i/>
              <w:iCs/>
              <w:sz w:val="40"/>
              <w:szCs w:val="40"/>
            </w:rPr>
          </w:rPrChange>
        </w:rPr>
      </w:pPr>
      <w:r>
        <w:rPr>
          <w:rFonts w:ascii="Arial" w:hAnsi="Arial"/>
          <w:b/>
          <w:i/>
          <w:sz w:val="36"/>
          <w:rPrChange w:id="1105" w:author="Microsoft Word" w:date="2025-11-24T11:47:00Z" w16du:dateUtc="2025-11-24T06:17:00Z">
            <w:rPr>
              <w:b/>
              <w:bCs/>
              <w:i/>
              <w:iCs/>
              <w:sz w:val="36"/>
              <w:szCs w:val="36"/>
            </w:rPr>
          </w:rPrChange>
        </w:rPr>
        <w:lastRenderedPageBreak/>
        <w:t>Aim</w:t>
      </w:r>
      <w:r>
        <w:rPr>
          <w:rFonts w:ascii="Arial" w:hAnsi="Arial"/>
          <w:b/>
          <w:i/>
          <w:sz w:val="40"/>
          <w:rPrChange w:id="1106" w:author="Microsoft Word" w:date="2025-11-24T11:47:00Z" w16du:dateUtc="2025-11-24T06:17:00Z">
            <w:rPr>
              <w:b/>
              <w:bCs/>
              <w:i/>
              <w:iCs/>
              <w:sz w:val="40"/>
              <w:szCs w:val="40"/>
            </w:rPr>
          </w:rPrChange>
        </w:rPr>
        <w:t>:</w:t>
      </w:r>
    </w:p>
    <w:p w14:paraId="4E35A5AD" w14:textId="77777777" w:rsidR="00AB38E5" w:rsidRDefault="00AB38E5" w:rsidP="00466916">
      <w:pPr>
        <w:jc w:val="both"/>
        <w:rPr>
          <w:rFonts w:ascii="Arial" w:hAnsi="Arial"/>
          <w:sz w:val="32"/>
          <w:rPrChange w:id="1107" w:author="Microsoft Word" w:date="2025-11-24T11:47:00Z" w16du:dateUtc="2025-11-24T06:17:00Z">
            <w:rPr>
              <w:sz w:val="32"/>
              <w:szCs w:val="32"/>
            </w:rPr>
          </w:rPrChange>
        </w:rPr>
      </w:pPr>
      <w:r>
        <w:rPr>
          <w:rFonts w:ascii="Arial" w:hAnsi="Arial"/>
          <w:sz w:val="32"/>
          <w:rPrChange w:id="1108" w:author="Microsoft Word" w:date="2025-11-24T11:47:00Z" w16du:dateUtc="2025-11-24T06:17:00Z">
            <w:rPr>
              <w:sz w:val="32"/>
              <w:szCs w:val="32"/>
            </w:rPr>
          </w:rPrChange>
        </w:rPr>
        <w:t>Implement and evaluate the K-Means Clustering algorithm on a dataset.</w:t>
      </w:r>
    </w:p>
    <w:p w14:paraId="4299DEA2" w14:textId="7208947E" w:rsidR="007B7EB4" w:rsidRDefault="007B7EB4" w:rsidP="00466916">
      <w:pPr>
        <w:jc w:val="both"/>
        <w:rPr>
          <w:rFonts w:ascii="Arial" w:hAnsi="Arial"/>
          <w:sz w:val="32"/>
          <w:rPrChange w:id="1109" w:author="Microsoft Word" w:date="2025-11-24T11:47:00Z" w16du:dateUtc="2025-11-24T06:17:00Z">
            <w:rPr>
              <w:sz w:val="32"/>
              <w:szCs w:val="32"/>
            </w:rPr>
          </w:rPrChange>
        </w:rPr>
      </w:pPr>
      <w:r>
        <w:rPr>
          <w:rFonts w:ascii="Arial" w:hAnsi="Arial"/>
          <w:b/>
          <w:i/>
          <w:sz w:val="36"/>
          <w:rPrChange w:id="1110" w:author="Microsoft Word" w:date="2025-11-24T11:47:00Z" w16du:dateUtc="2025-11-24T06:17:00Z">
            <w:rPr>
              <w:b/>
              <w:bCs/>
              <w:i/>
              <w:iCs/>
              <w:sz w:val="36"/>
              <w:szCs w:val="36"/>
            </w:rPr>
          </w:rPrChange>
        </w:rPr>
        <w:t>Description</w:t>
      </w:r>
      <w:r>
        <w:rPr>
          <w:rFonts w:ascii="Arial" w:hAnsi="Arial"/>
          <w:b/>
          <w:i/>
          <w:sz w:val="40"/>
          <w:rPrChange w:id="1111" w:author="Microsoft Word" w:date="2025-11-24T11:47:00Z" w16du:dateUtc="2025-11-24T06:17:00Z">
            <w:rPr>
              <w:b/>
              <w:bCs/>
              <w:i/>
              <w:iCs/>
              <w:sz w:val="40"/>
              <w:szCs w:val="40"/>
            </w:rPr>
          </w:rPrChange>
        </w:rPr>
        <w:t>:</w:t>
      </w:r>
    </w:p>
    <w:p w14:paraId="7FA64B24" w14:textId="43BB9192" w:rsidR="007B7EB4" w:rsidRDefault="007B7EB4" w:rsidP="00466916">
      <w:pPr>
        <w:jc w:val="both"/>
        <w:rPr>
          <w:rFonts w:ascii="Arial" w:hAnsi="Arial"/>
          <w:sz w:val="32"/>
          <w:rPrChange w:id="1112" w:author="Microsoft Word" w:date="2025-11-24T11:47:00Z" w16du:dateUtc="2025-11-24T06:17:00Z">
            <w:rPr>
              <w:sz w:val="32"/>
              <w:szCs w:val="32"/>
            </w:rPr>
          </w:rPrChange>
        </w:rPr>
      </w:pPr>
      <w:r>
        <w:rPr>
          <w:rFonts w:ascii="Arial" w:hAnsi="Arial"/>
          <w:sz w:val="32"/>
          <w:rPrChange w:id="1113" w:author="Microsoft Word" w:date="2025-11-24T11:47:00Z" w16du:dateUtc="2025-11-24T06:17:00Z">
            <w:rPr>
              <w:sz w:val="32"/>
              <w:szCs w:val="32"/>
            </w:rPr>
          </w:rPrChange>
        </w:rPr>
        <w:t>This program loads the Mall Customers CSV from a reliable GitHub source, selects income and spending features, applies the Elbow Method to find optimal k, trains K-Means (k=5), plots customer segments with centroids, and prints cluster centers. The code is compact and runs in 35 lines.</w:t>
      </w:r>
    </w:p>
    <w:p w14:paraId="299DAF39" w14:textId="77777777" w:rsidR="007B7EB4" w:rsidRDefault="007B7EB4" w:rsidP="00466916">
      <w:pPr>
        <w:jc w:val="both"/>
        <w:rPr>
          <w:rFonts w:ascii="Arial" w:hAnsi="Arial"/>
          <w:b/>
          <w:i/>
          <w:sz w:val="36"/>
          <w:rPrChange w:id="1114" w:author="Microsoft Word" w:date="2025-11-24T11:47:00Z" w16du:dateUtc="2025-11-24T06:17:00Z">
            <w:rPr>
              <w:b/>
              <w:bCs/>
              <w:i/>
              <w:iCs/>
              <w:sz w:val="36"/>
              <w:szCs w:val="36"/>
            </w:rPr>
          </w:rPrChange>
        </w:rPr>
      </w:pPr>
      <w:r>
        <w:rPr>
          <w:rFonts w:ascii="Arial" w:hAnsi="Arial"/>
          <w:b/>
          <w:i/>
          <w:sz w:val="36"/>
          <w:rPrChange w:id="1115" w:author="Microsoft Word" w:date="2025-11-24T11:47:00Z" w16du:dateUtc="2025-11-24T06:17:00Z">
            <w:rPr>
              <w:b/>
              <w:bCs/>
              <w:i/>
              <w:iCs/>
              <w:sz w:val="36"/>
              <w:szCs w:val="36"/>
            </w:rPr>
          </w:rPrChange>
        </w:rPr>
        <w:t>Dataset Link:</w:t>
      </w:r>
    </w:p>
    <w:p w14:paraId="13423D78" w14:textId="77777777" w:rsidR="00751083" w:rsidRDefault="00000000">
      <w:pPr>
        <w:jc w:val="both"/>
        <w:rPr>
          <w:del w:id="1116" w:author="Microsoft Word" w:date="2025-11-24T11:47:00Z" w16du:dateUtc="2025-11-24T06:17:00Z"/>
          <w:rFonts w:ascii="Arial" w:hAnsi="Arial" w:cs="Arial"/>
          <w:b/>
          <w:bCs/>
          <w:sz w:val="32"/>
          <w:szCs w:val="32"/>
        </w:rPr>
      </w:pPr>
      <w:del w:id="1117" w:author="Microsoft Word" w:date="2025-11-24T11:47:00Z" w16du:dateUtc="2025-11-24T06:17:00Z">
        <w:r>
          <w:fldChar w:fldCharType="begin"/>
        </w:r>
        <w:r>
          <w:rPr>
            <w:rFonts w:ascii="Arial" w:hAnsi="Arial" w:cs="Arial"/>
          </w:rPr>
          <w:delInstrText xml:space="preserve"> HYPERLINK "https://raw.githubusercontent.com/tirthajyoti/Machine-Learning-with-Python/master/Datasets/Mall_Customers.csv" </w:delInstrText>
        </w:r>
        <w:r>
          <w:fldChar w:fldCharType="separate"/>
        </w:r>
        <w:r>
          <w:rPr>
            <w:rStyle w:val="Hyperlink"/>
            <w:rFonts w:ascii="Arial" w:hAnsi="Arial" w:cs="Arial"/>
            <w:b/>
            <w:bCs/>
            <w:sz w:val="32"/>
            <w:szCs w:val="32"/>
          </w:rPr>
          <w:delText>https://raw.githubusercontent.com/tirthajyoti/Machine-Learning-with-Python/master/Datasets/Mall_Customers.csv</w:delText>
        </w:r>
        <w:r>
          <w:rPr>
            <w:rStyle w:val="Hyperlink"/>
            <w:rFonts w:ascii="Arial" w:hAnsi="Arial" w:cs="Arial"/>
            <w:b/>
            <w:bCs/>
            <w:sz w:val="32"/>
            <w:szCs w:val="32"/>
          </w:rPr>
          <w:fldChar w:fldCharType="end"/>
        </w:r>
      </w:del>
    </w:p>
    <w:p w14:paraId="41C3A1DC" w14:textId="15C9A166" w:rsidR="00841C23" w:rsidRDefault="007B7EB4" w:rsidP="00466916">
      <w:pPr>
        <w:jc w:val="both"/>
        <w:rPr>
          <w:ins w:id="1118" w:author="Microsoft Word" w:date="2025-11-24T11:47:00Z" w16du:dateUtc="2025-11-24T06:17:00Z"/>
          <w:b/>
          <w:bCs/>
          <w:sz w:val="32"/>
          <w:szCs w:val="32"/>
        </w:rPr>
      </w:pPr>
      <w:ins w:id="1119" w:author="Microsoft Word" w:date="2025-11-24T11:47:00Z" w16du:dateUtc="2025-11-24T06:17:00Z">
        <w:r>
          <w:fldChar w:fldCharType="begin"/>
        </w:r>
        <w:r>
          <w:instrText>HYPERLINK "https://raw.githubusercontent.com/tirthajyoti/Machine-Learning-with-Python/master/Datasets/Mall_Customers.csv"</w:instrText>
        </w:r>
        <w:r>
          <w:fldChar w:fldCharType="separate"/>
        </w:r>
        <w:r w:rsidRPr="007B7EB4">
          <w:rPr>
            <w:rStyle w:val="Hyperlink"/>
            <w:b/>
            <w:bCs/>
            <w:sz w:val="32"/>
            <w:szCs w:val="32"/>
          </w:rPr>
          <w:t>https://raw.githubusercontent.com/tirthajyoti/Machine-Learning-with-Python/master/Datasets/Mall_Customers.csv</w:t>
        </w:r>
        <w:r>
          <w:fldChar w:fldCharType="end"/>
        </w:r>
      </w:ins>
    </w:p>
    <w:p w14:paraId="56D2A064" w14:textId="5DC92351" w:rsidR="005D7C6E" w:rsidRDefault="005D7C6E" w:rsidP="00466916">
      <w:pPr>
        <w:jc w:val="both"/>
        <w:rPr>
          <w:rFonts w:ascii="Arial" w:hAnsi="Arial"/>
          <w:b/>
          <w:i/>
          <w:sz w:val="36"/>
          <w:rPrChange w:id="1120" w:author="Microsoft Word" w:date="2025-11-24T11:47:00Z" w16du:dateUtc="2025-11-24T06:17:00Z">
            <w:rPr>
              <w:b/>
              <w:bCs/>
              <w:i/>
              <w:iCs/>
              <w:sz w:val="36"/>
              <w:szCs w:val="36"/>
            </w:rPr>
          </w:rPrChange>
        </w:rPr>
      </w:pPr>
      <w:r>
        <w:rPr>
          <w:rFonts w:ascii="Arial" w:hAnsi="Arial"/>
          <w:b/>
          <w:i/>
          <w:sz w:val="36"/>
          <w:rPrChange w:id="1121" w:author="Microsoft Word" w:date="2025-11-24T11:47:00Z" w16du:dateUtc="2025-11-24T06:17:00Z">
            <w:rPr>
              <w:b/>
              <w:bCs/>
              <w:i/>
              <w:iCs/>
              <w:sz w:val="36"/>
              <w:szCs w:val="36"/>
            </w:rPr>
          </w:rPrChange>
        </w:rPr>
        <w:t>Program:</w:t>
      </w:r>
    </w:p>
    <w:p w14:paraId="251000DE" w14:textId="77777777" w:rsidR="009A2A69" w:rsidRDefault="009A2A69" w:rsidP="00466916">
      <w:pPr>
        <w:jc w:val="both"/>
        <w:rPr>
          <w:rFonts w:ascii="Arial" w:hAnsi="Arial"/>
          <w:sz w:val="32"/>
          <w:rPrChange w:id="1122" w:author="Microsoft Word" w:date="2025-11-24T11:47:00Z" w16du:dateUtc="2025-11-24T06:17:00Z">
            <w:rPr>
              <w:sz w:val="32"/>
              <w:szCs w:val="32"/>
            </w:rPr>
          </w:rPrChange>
        </w:rPr>
      </w:pPr>
      <w:r>
        <w:rPr>
          <w:rFonts w:ascii="Arial" w:hAnsi="Arial"/>
          <w:sz w:val="32"/>
          <w:rPrChange w:id="1123" w:author="Microsoft Word" w:date="2025-11-24T11:47:00Z" w16du:dateUtc="2025-11-24T06:17:00Z">
            <w:rPr>
              <w:sz w:val="32"/>
              <w:szCs w:val="32"/>
            </w:rPr>
          </w:rPrChange>
        </w:rPr>
        <w:t>!pip install pandas scikit-learn matplotlib -q</w:t>
      </w:r>
    </w:p>
    <w:p w14:paraId="38CB4249" w14:textId="4DDDA4CA" w:rsidR="009A2A69" w:rsidRDefault="009A2A69" w:rsidP="00466916">
      <w:pPr>
        <w:jc w:val="both"/>
        <w:rPr>
          <w:rFonts w:ascii="Arial" w:hAnsi="Arial"/>
          <w:sz w:val="32"/>
          <w:rPrChange w:id="1124" w:author="Microsoft Word" w:date="2025-11-24T11:47:00Z" w16du:dateUtc="2025-11-24T06:17:00Z">
            <w:rPr>
              <w:sz w:val="32"/>
              <w:szCs w:val="32"/>
            </w:rPr>
          </w:rPrChange>
        </w:rPr>
      </w:pPr>
      <w:r>
        <w:rPr>
          <w:rFonts w:ascii="Arial" w:hAnsi="Arial"/>
          <w:sz w:val="32"/>
          <w:rPrChange w:id="1125" w:author="Microsoft Word" w:date="2025-11-24T11:47:00Z" w16du:dateUtc="2025-11-24T06:17:00Z">
            <w:rPr>
              <w:sz w:val="32"/>
              <w:szCs w:val="32"/>
            </w:rPr>
          </w:rPrChange>
        </w:rPr>
        <w:t>import pandas as pd</w:t>
      </w:r>
    </w:p>
    <w:p w14:paraId="68BACC00" w14:textId="77777777" w:rsidR="009A2A69" w:rsidRDefault="009A2A69" w:rsidP="00466916">
      <w:pPr>
        <w:jc w:val="both"/>
        <w:rPr>
          <w:rFonts w:ascii="Arial" w:hAnsi="Arial"/>
          <w:sz w:val="32"/>
          <w:rPrChange w:id="1126" w:author="Microsoft Word" w:date="2025-11-24T11:47:00Z" w16du:dateUtc="2025-11-24T06:17:00Z">
            <w:rPr>
              <w:sz w:val="32"/>
              <w:szCs w:val="32"/>
            </w:rPr>
          </w:rPrChange>
        </w:rPr>
      </w:pPr>
      <w:r>
        <w:rPr>
          <w:rFonts w:ascii="Arial" w:hAnsi="Arial"/>
          <w:sz w:val="32"/>
          <w:rPrChange w:id="1127" w:author="Microsoft Word" w:date="2025-11-24T11:47:00Z" w16du:dateUtc="2025-11-24T06:17:00Z">
            <w:rPr>
              <w:sz w:val="32"/>
              <w:szCs w:val="32"/>
            </w:rPr>
          </w:rPrChange>
        </w:rPr>
        <w:t>import matplotlib.pyplot as plt</w:t>
      </w:r>
    </w:p>
    <w:p w14:paraId="6D15E11D" w14:textId="77777777" w:rsidR="00E210E3" w:rsidRDefault="009A2A69" w:rsidP="00466916">
      <w:pPr>
        <w:jc w:val="both"/>
        <w:rPr>
          <w:rFonts w:ascii="Arial" w:hAnsi="Arial"/>
          <w:sz w:val="32"/>
          <w:rPrChange w:id="1128" w:author="Microsoft Word" w:date="2025-11-24T11:47:00Z" w16du:dateUtc="2025-11-24T06:17:00Z">
            <w:rPr>
              <w:sz w:val="32"/>
              <w:szCs w:val="32"/>
            </w:rPr>
          </w:rPrChange>
        </w:rPr>
      </w:pPr>
      <w:r>
        <w:rPr>
          <w:rFonts w:ascii="Arial" w:hAnsi="Arial"/>
          <w:sz w:val="32"/>
          <w:rPrChange w:id="1129" w:author="Microsoft Word" w:date="2025-11-24T11:47:00Z" w16du:dateUtc="2025-11-24T06:17:00Z">
            <w:rPr>
              <w:sz w:val="32"/>
              <w:szCs w:val="32"/>
            </w:rPr>
          </w:rPrChange>
        </w:rPr>
        <w:t>from sklearn.cluster import KMeans</w:t>
      </w:r>
    </w:p>
    <w:p w14:paraId="4376E614" w14:textId="0E4AF7EC" w:rsidR="009A2A69" w:rsidRDefault="009A2A69" w:rsidP="00466916">
      <w:pPr>
        <w:jc w:val="both"/>
        <w:rPr>
          <w:rFonts w:ascii="Arial" w:hAnsi="Arial"/>
          <w:sz w:val="32"/>
          <w:rPrChange w:id="1130" w:author="Microsoft Word" w:date="2025-11-24T11:47:00Z" w16du:dateUtc="2025-11-24T06:17:00Z">
            <w:rPr>
              <w:sz w:val="32"/>
              <w:szCs w:val="32"/>
            </w:rPr>
          </w:rPrChange>
        </w:rPr>
      </w:pPr>
      <w:r>
        <w:rPr>
          <w:rFonts w:ascii="Arial" w:hAnsi="Arial"/>
          <w:sz w:val="32"/>
          <w:rPrChange w:id="1131" w:author="Microsoft Word" w:date="2025-11-24T11:47:00Z" w16du:dateUtc="2025-11-24T06:17:00Z">
            <w:rPr>
              <w:sz w:val="32"/>
              <w:szCs w:val="32"/>
            </w:rPr>
          </w:rPrChange>
        </w:rPr>
        <w:t># Load dataset</w:t>
      </w:r>
    </w:p>
    <w:p w14:paraId="43657172" w14:textId="77777777" w:rsidR="009A2A69" w:rsidRDefault="009A2A69" w:rsidP="00466916">
      <w:pPr>
        <w:jc w:val="both"/>
        <w:rPr>
          <w:rFonts w:ascii="Arial" w:hAnsi="Arial"/>
          <w:sz w:val="32"/>
          <w:rPrChange w:id="1132" w:author="Microsoft Word" w:date="2025-11-24T11:47:00Z" w16du:dateUtc="2025-11-24T06:17:00Z">
            <w:rPr>
              <w:sz w:val="32"/>
              <w:szCs w:val="32"/>
            </w:rPr>
          </w:rPrChange>
        </w:rPr>
      </w:pPr>
      <w:r>
        <w:rPr>
          <w:rFonts w:ascii="Arial" w:hAnsi="Arial"/>
          <w:sz w:val="32"/>
          <w:rPrChange w:id="1133" w:author="Microsoft Word" w:date="2025-11-24T11:47:00Z" w16du:dateUtc="2025-11-24T06:17:00Z">
            <w:rPr>
              <w:sz w:val="32"/>
              <w:szCs w:val="32"/>
            </w:rPr>
          </w:rPrChange>
        </w:rPr>
        <w:t>url = "https://raw.githubusercontent.com/tirthajyoti/Machine-Learning-with-Python/master/Datasets/Mall_Customers.csv"</w:t>
      </w:r>
    </w:p>
    <w:p w14:paraId="25BDF6A3" w14:textId="77777777" w:rsidR="009A2A69" w:rsidRDefault="009A2A69" w:rsidP="00466916">
      <w:pPr>
        <w:jc w:val="both"/>
        <w:rPr>
          <w:rFonts w:ascii="Arial" w:hAnsi="Arial"/>
          <w:sz w:val="32"/>
          <w:rPrChange w:id="1134" w:author="Microsoft Word" w:date="2025-11-24T11:47:00Z" w16du:dateUtc="2025-11-24T06:17:00Z">
            <w:rPr>
              <w:sz w:val="32"/>
              <w:szCs w:val="32"/>
            </w:rPr>
          </w:rPrChange>
        </w:rPr>
      </w:pPr>
      <w:r>
        <w:rPr>
          <w:rFonts w:ascii="Arial" w:hAnsi="Arial"/>
          <w:sz w:val="32"/>
          <w:rPrChange w:id="1135" w:author="Microsoft Word" w:date="2025-11-24T11:47:00Z" w16du:dateUtc="2025-11-24T06:17:00Z">
            <w:rPr>
              <w:sz w:val="32"/>
              <w:szCs w:val="32"/>
            </w:rPr>
          </w:rPrChange>
        </w:rPr>
        <w:t>df = pd.read_csv(url)</w:t>
      </w:r>
    </w:p>
    <w:p w14:paraId="6619931B" w14:textId="56786C2F" w:rsidR="009A2A69" w:rsidRDefault="009A2A69" w:rsidP="00466916">
      <w:pPr>
        <w:jc w:val="both"/>
        <w:rPr>
          <w:rFonts w:ascii="Arial" w:hAnsi="Arial"/>
          <w:sz w:val="32"/>
          <w:rPrChange w:id="1136" w:author="Microsoft Word" w:date="2025-11-24T11:47:00Z" w16du:dateUtc="2025-11-24T06:17:00Z">
            <w:rPr>
              <w:sz w:val="32"/>
              <w:szCs w:val="32"/>
            </w:rPr>
          </w:rPrChange>
        </w:rPr>
      </w:pPr>
      <w:r>
        <w:rPr>
          <w:rFonts w:ascii="Arial" w:hAnsi="Arial"/>
          <w:sz w:val="32"/>
          <w:rPrChange w:id="1137" w:author="Microsoft Word" w:date="2025-11-24T11:47:00Z" w16du:dateUtc="2025-11-24T06:17:00Z">
            <w:rPr>
              <w:sz w:val="32"/>
              <w:szCs w:val="32"/>
            </w:rPr>
          </w:rPrChange>
        </w:rPr>
        <w:t># Features</w:t>
      </w:r>
    </w:p>
    <w:p w14:paraId="2A222748" w14:textId="77777777" w:rsidR="00027285" w:rsidRDefault="009A2A69" w:rsidP="00466916">
      <w:pPr>
        <w:jc w:val="both"/>
        <w:rPr>
          <w:rFonts w:ascii="Arial" w:hAnsi="Arial"/>
          <w:sz w:val="32"/>
          <w:rPrChange w:id="1138" w:author="Microsoft Word" w:date="2025-11-24T11:47:00Z" w16du:dateUtc="2025-11-24T06:17:00Z">
            <w:rPr>
              <w:sz w:val="32"/>
              <w:szCs w:val="32"/>
            </w:rPr>
          </w:rPrChange>
        </w:rPr>
      </w:pPr>
      <w:r>
        <w:rPr>
          <w:rFonts w:ascii="Arial" w:hAnsi="Arial"/>
          <w:sz w:val="32"/>
          <w:rPrChange w:id="1139" w:author="Microsoft Word" w:date="2025-11-24T11:47:00Z" w16du:dateUtc="2025-11-24T06:17:00Z">
            <w:rPr>
              <w:sz w:val="32"/>
              <w:szCs w:val="32"/>
            </w:rPr>
          </w:rPrChange>
        </w:rPr>
        <w:t xml:space="preserve">X = df[['Annual Income (k$)', 'Spending Score (1-100)'] </w:t>
      </w:r>
    </w:p>
    <w:p w14:paraId="53F7684A" w14:textId="2E27061C" w:rsidR="00027285" w:rsidRDefault="009A2A69" w:rsidP="00466916">
      <w:pPr>
        <w:jc w:val="both"/>
        <w:rPr>
          <w:rFonts w:ascii="Arial" w:hAnsi="Arial"/>
          <w:sz w:val="32"/>
          <w:rPrChange w:id="1140" w:author="Microsoft Word" w:date="2025-11-24T11:47:00Z" w16du:dateUtc="2025-11-24T06:17:00Z">
            <w:rPr>
              <w:sz w:val="32"/>
              <w:szCs w:val="32"/>
            </w:rPr>
          </w:rPrChange>
        </w:rPr>
      </w:pPr>
      <w:r>
        <w:rPr>
          <w:rFonts w:ascii="Arial" w:hAnsi="Arial"/>
          <w:sz w:val="32"/>
          <w:rPrChange w:id="1141" w:author="Microsoft Word" w:date="2025-11-24T11:47:00Z" w16du:dateUtc="2025-11-24T06:17:00Z">
            <w:rPr>
              <w:sz w:val="32"/>
              <w:szCs w:val="32"/>
            </w:rPr>
          </w:rPrChange>
        </w:rPr>
        <w:t># Elbow Method</w:t>
      </w:r>
    </w:p>
    <w:p w14:paraId="03062F03" w14:textId="72CA3F9D" w:rsidR="009A2A69" w:rsidRDefault="009A2A69" w:rsidP="00466916">
      <w:pPr>
        <w:jc w:val="both"/>
        <w:rPr>
          <w:rFonts w:ascii="Arial" w:hAnsi="Arial"/>
          <w:sz w:val="32"/>
          <w:rPrChange w:id="1142" w:author="Microsoft Word" w:date="2025-11-24T11:47:00Z" w16du:dateUtc="2025-11-24T06:17:00Z">
            <w:rPr>
              <w:sz w:val="32"/>
              <w:szCs w:val="32"/>
            </w:rPr>
          </w:rPrChange>
        </w:rPr>
      </w:pPr>
      <w:r>
        <w:rPr>
          <w:rFonts w:ascii="Arial" w:hAnsi="Arial"/>
          <w:sz w:val="32"/>
          <w:rPrChange w:id="1143" w:author="Microsoft Word" w:date="2025-11-24T11:47:00Z" w16du:dateUtc="2025-11-24T06:17:00Z">
            <w:rPr>
              <w:sz w:val="32"/>
              <w:szCs w:val="32"/>
            </w:rPr>
          </w:rPrChange>
        </w:rPr>
        <w:lastRenderedPageBreak/>
        <w:t>inertias = []</w:t>
      </w:r>
    </w:p>
    <w:p w14:paraId="1F464482" w14:textId="77777777" w:rsidR="009A2A69" w:rsidRDefault="009A2A69" w:rsidP="00466916">
      <w:pPr>
        <w:jc w:val="both"/>
        <w:rPr>
          <w:rFonts w:ascii="Arial" w:hAnsi="Arial"/>
          <w:sz w:val="32"/>
          <w:rPrChange w:id="1144" w:author="Microsoft Word" w:date="2025-11-24T11:47:00Z" w16du:dateUtc="2025-11-24T06:17:00Z">
            <w:rPr>
              <w:sz w:val="32"/>
              <w:szCs w:val="32"/>
            </w:rPr>
          </w:rPrChange>
        </w:rPr>
      </w:pPr>
      <w:r>
        <w:rPr>
          <w:rFonts w:ascii="Arial" w:hAnsi="Arial"/>
          <w:sz w:val="32"/>
          <w:rPrChange w:id="1145" w:author="Microsoft Word" w:date="2025-11-24T11:47:00Z" w16du:dateUtc="2025-11-24T06:17:00Z">
            <w:rPr>
              <w:sz w:val="32"/>
              <w:szCs w:val="32"/>
            </w:rPr>
          </w:rPrChange>
        </w:rPr>
        <w:t>for k in range(1, 11):</w:t>
      </w:r>
    </w:p>
    <w:p w14:paraId="68CF47C2" w14:textId="1477D540" w:rsidR="009A2A69" w:rsidRDefault="009A2A69" w:rsidP="00466916">
      <w:pPr>
        <w:jc w:val="both"/>
        <w:rPr>
          <w:rFonts w:ascii="Arial" w:hAnsi="Arial"/>
          <w:sz w:val="32"/>
          <w:rPrChange w:id="1146" w:author="Microsoft Word" w:date="2025-11-24T11:47:00Z" w16du:dateUtc="2025-11-24T06:17:00Z">
            <w:rPr>
              <w:sz w:val="32"/>
              <w:szCs w:val="32"/>
            </w:rPr>
          </w:rPrChange>
        </w:rPr>
      </w:pPr>
      <w:r>
        <w:rPr>
          <w:rFonts w:ascii="Arial" w:hAnsi="Arial"/>
          <w:sz w:val="32"/>
          <w:rPrChange w:id="1147" w:author="Microsoft Word" w:date="2025-11-24T11:47:00Z" w16du:dateUtc="2025-11-24T06:17:00Z">
            <w:rPr>
              <w:sz w:val="32"/>
              <w:szCs w:val="32"/>
            </w:rPr>
          </w:rPrChange>
        </w:rPr>
        <w:t>kmeans = KMeans(n_clusters=k, random_state=42, n_init=10)    kmeans.fit(X)</w:t>
      </w:r>
    </w:p>
    <w:p w14:paraId="7300D955" w14:textId="707A8B77" w:rsidR="009A2A69" w:rsidRDefault="009A2A69" w:rsidP="00466916">
      <w:pPr>
        <w:jc w:val="both"/>
        <w:rPr>
          <w:rFonts w:ascii="Arial" w:hAnsi="Arial"/>
          <w:sz w:val="32"/>
          <w:rPrChange w:id="1148" w:author="Microsoft Word" w:date="2025-11-24T11:47:00Z" w16du:dateUtc="2025-11-24T06:17:00Z">
            <w:rPr>
              <w:sz w:val="32"/>
              <w:szCs w:val="32"/>
            </w:rPr>
          </w:rPrChange>
        </w:rPr>
      </w:pPr>
      <w:r>
        <w:rPr>
          <w:rFonts w:ascii="Arial" w:hAnsi="Arial"/>
          <w:sz w:val="32"/>
          <w:rPrChange w:id="1149" w:author="Microsoft Word" w:date="2025-11-24T11:47:00Z" w16du:dateUtc="2025-11-24T06:17:00Z">
            <w:rPr>
              <w:sz w:val="32"/>
              <w:szCs w:val="32"/>
            </w:rPr>
          </w:rPrChange>
        </w:rPr>
        <w:t>inertias.append(kmeans.inertia_)</w:t>
      </w:r>
    </w:p>
    <w:p w14:paraId="140A12D6" w14:textId="5D19E9B4" w:rsidR="009A2A69" w:rsidRDefault="009A2A69" w:rsidP="00466916">
      <w:pPr>
        <w:jc w:val="both"/>
        <w:rPr>
          <w:rFonts w:ascii="Arial" w:hAnsi="Arial"/>
          <w:sz w:val="32"/>
          <w:rPrChange w:id="1150" w:author="Microsoft Word" w:date="2025-11-24T11:47:00Z" w16du:dateUtc="2025-11-24T06:17:00Z">
            <w:rPr>
              <w:sz w:val="32"/>
              <w:szCs w:val="32"/>
            </w:rPr>
          </w:rPrChange>
        </w:rPr>
      </w:pPr>
      <w:r>
        <w:rPr>
          <w:rFonts w:ascii="Arial" w:hAnsi="Arial"/>
          <w:sz w:val="32"/>
          <w:rPrChange w:id="1151" w:author="Microsoft Word" w:date="2025-11-24T11:47:00Z" w16du:dateUtc="2025-11-24T06:17:00Z">
            <w:rPr>
              <w:sz w:val="32"/>
              <w:szCs w:val="32"/>
            </w:rPr>
          </w:rPrChange>
        </w:rPr>
        <w:t>plt.figure(figsize=(7, 5))</w:t>
      </w:r>
    </w:p>
    <w:p w14:paraId="6181543D" w14:textId="77777777" w:rsidR="009A2A69" w:rsidRDefault="009A2A69" w:rsidP="00466916">
      <w:pPr>
        <w:jc w:val="both"/>
        <w:rPr>
          <w:rFonts w:ascii="Arial" w:hAnsi="Arial"/>
          <w:sz w:val="32"/>
          <w:rPrChange w:id="1152" w:author="Microsoft Word" w:date="2025-11-24T11:47:00Z" w16du:dateUtc="2025-11-24T06:17:00Z">
            <w:rPr>
              <w:sz w:val="32"/>
              <w:szCs w:val="32"/>
            </w:rPr>
          </w:rPrChange>
        </w:rPr>
      </w:pPr>
      <w:r>
        <w:rPr>
          <w:rFonts w:ascii="Arial" w:hAnsi="Arial"/>
          <w:sz w:val="32"/>
          <w:rPrChange w:id="1153" w:author="Microsoft Word" w:date="2025-11-24T11:47:00Z" w16du:dateUtc="2025-11-24T06:17:00Z">
            <w:rPr>
              <w:sz w:val="32"/>
              <w:szCs w:val="32"/>
            </w:rPr>
          </w:rPrChange>
        </w:rPr>
        <w:t>plt.plot(range(1, 11), inertias, 'bo-')</w:t>
      </w:r>
    </w:p>
    <w:p w14:paraId="3989975B" w14:textId="77777777" w:rsidR="009A2A69" w:rsidRDefault="009A2A69" w:rsidP="00466916">
      <w:pPr>
        <w:jc w:val="both"/>
        <w:rPr>
          <w:rFonts w:ascii="Arial" w:hAnsi="Arial"/>
          <w:sz w:val="32"/>
          <w:rPrChange w:id="1154" w:author="Microsoft Word" w:date="2025-11-24T11:47:00Z" w16du:dateUtc="2025-11-24T06:17:00Z">
            <w:rPr>
              <w:sz w:val="32"/>
              <w:szCs w:val="32"/>
            </w:rPr>
          </w:rPrChange>
        </w:rPr>
      </w:pPr>
      <w:r>
        <w:rPr>
          <w:rFonts w:ascii="Arial" w:hAnsi="Arial"/>
          <w:sz w:val="32"/>
          <w:rPrChange w:id="1155" w:author="Microsoft Word" w:date="2025-11-24T11:47:00Z" w16du:dateUtc="2025-11-24T06:17:00Z">
            <w:rPr>
              <w:sz w:val="32"/>
              <w:szCs w:val="32"/>
            </w:rPr>
          </w:rPrChange>
        </w:rPr>
        <w:t>plt.title('Elbow Method for Optimal k')</w:t>
      </w:r>
    </w:p>
    <w:p w14:paraId="6E8046D0" w14:textId="77777777" w:rsidR="009A2A69" w:rsidRDefault="009A2A69" w:rsidP="00466916">
      <w:pPr>
        <w:jc w:val="both"/>
        <w:rPr>
          <w:rFonts w:ascii="Arial" w:hAnsi="Arial"/>
          <w:sz w:val="32"/>
          <w:rPrChange w:id="1156" w:author="Microsoft Word" w:date="2025-11-24T11:47:00Z" w16du:dateUtc="2025-11-24T06:17:00Z">
            <w:rPr>
              <w:sz w:val="32"/>
              <w:szCs w:val="32"/>
            </w:rPr>
          </w:rPrChange>
        </w:rPr>
      </w:pPr>
      <w:r>
        <w:rPr>
          <w:rFonts w:ascii="Arial" w:hAnsi="Arial"/>
          <w:sz w:val="32"/>
          <w:rPrChange w:id="1157" w:author="Microsoft Word" w:date="2025-11-24T11:47:00Z" w16du:dateUtc="2025-11-24T06:17:00Z">
            <w:rPr>
              <w:sz w:val="32"/>
              <w:szCs w:val="32"/>
            </w:rPr>
          </w:rPrChange>
        </w:rPr>
        <w:t>plt.xlabel('Number of Clusters (k)')</w:t>
      </w:r>
    </w:p>
    <w:p w14:paraId="4A2981B6" w14:textId="77777777" w:rsidR="009A2A69" w:rsidRDefault="009A2A69" w:rsidP="00466916">
      <w:pPr>
        <w:jc w:val="both"/>
        <w:rPr>
          <w:rFonts w:ascii="Arial" w:hAnsi="Arial"/>
          <w:sz w:val="32"/>
          <w:rPrChange w:id="1158" w:author="Microsoft Word" w:date="2025-11-24T11:47:00Z" w16du:dateUtc="2025-11-24T06:17:00Z">
            <w:rPr>
              <w:sz w:val="32"/>
              <w:szCs w:val="32"/>
            </w:rPr>
          </w:rPrChange>
        </w:rPr>
      </w:pPr>
      <w:r>
        <w:rPr>
          <w:rFonts w:ascii="Arial" w:hAnsi="Arial"/>
          <w:sz w:val="32"/>
          <w:rPrChange w:id="1159" w:author="Microsoft Word" w:date="2025-11-24T11:47:00Z" w16du:dateUtc="2025-11-24T06:17:00Z">
            <w:rPr>
              <w:sz w:val="32"/>
              <w:szCs w:val="32"/>
            </w:rPr>
          </w:rPrChange>
        </w:rPr>
        <w:t>plt.ylabel('Inertia')</w:t>
      </w:r>
    </w:p>
    <w:p w14:paraId="35620F8A" w14:textId="77777777" w:rsidR="009A2A69" w:rsidRDefault="009A2A69" w:rsidP="00466916">
      <w:pPr>
        <w:jc w:val="both"/>
        <w:rPr>
          <w:rFonts w:ascii="Arial" w:hAnsi="Arial"/>
          <w:sz w:val="32"/>
          <w:rPrChange w:id="1160" w:author="Microsoft Word" w:date="2025-11-24T11:47:00Z" w16du:dateUtc="2025-11-24T06:17:00Z">
            <w:rPr>
              <w:sz w:val="32"/>
              <w:szCs w:val="32"/>
            </w:rPr>
          </w:rPrChange>
        </w:rPr>
      </w:pPr>
      <w:r>
        <w:rPr>
          <w:rFonts w:ascii="Arial" w:hAnsi="Arial"/>
          <w:sz w:val="32"/>
          <w:rPrChange w:id="1161" w:author="Microsoft Word" w:date="2025-11-24T11:47:00Z" w16du:dateUtc="2025-11-24T06:17:00Z">
            <w:rPr>
              <w:sz w:val="32"/>
              <w:szCs w:val="32"/>
            </w:rPr>
          </w:rPrChange>
        </w:rPr>
        <w:t>plt.grid(True, alpha=0.3)</w:t>
      </w:r>
    </w:p>
    <w:p w14:paraId="0DFAF49B" w14:textId="77777777" w:rsidR="009A2A69" w:rsidRDefault="009A2A69" w:rsidP="00466916">
      <w:pPr>
        <w:jc w:val="both"/>
        <w:rPr>
          <w:rFonts w:ascii="Arial" w:hAnsi="Arial"/>
          <w:sz w:val="32"/>
          <w:rPrChange w:id="1162" w:author="Microsoft Word" w:date="2025-11-24T11:47:00Z" w16du:dateUtc="2025-11-24T06:17:00Z">
            <w:rPr>
              <w:sz w:val="32"/>
              <w:szCs w:val="32"/>
            </w:rPr>
          </w:rPrChange>
        </w:rPr>
      </w:pPr>
      <w:r>
        <w:rPr>
          <w:rFonts w:ascii="Arial" w:hAnsi="Arial"/>
          <w:sz w:val="32"/>
          <w:rPrChange w:id="1163" w:author="Microsoft Word" w:date="2025-11-24T11:47:00Z" w16du:dateUtc="2025-11-24T06:17:00Z">
            <w:rPr>
              <w:sz w:val="32"/>
              <w:szCs w:val="32"/>
            </w:rPr>
          </w:rPrChange>
        </w:rPr>
        <w:t>plt.tight_layout()</w:t>
      </w:r>
    </w:p>
    <w:p w14:paraId="6F869F1E" w14:textId="77777777" w:rsidR="009A2A69" w:rsidRDefault="009A2A69" w:rsidP="00466916">
      <w:pPr>
        <w:jc w:val="both"/>
        <w:rPr>
          <w:rFonts w:ascii="Arial" w:hAnsi="Arial"/>
          <w:sz w:val="32"/>
          <w:rPrChange w:id="1164" w:author="Microsoft Word" w:date="2025-11-24T11:47:00Z" w16du:dateUtc="2025-11-24T06:17:00Z">
            <w:rPr>
              <w:sz w:val="32"/>
              <w:szCs w:val="32"/>
            </w:rPr>
          </w:rPrChange>
        </w:rPr>
      </w:pPr>
      <w:r>
        <w:rPr>
          <w:rFonts w:ascii="Arial" w:hAnsi="Arial"/>
          <w:sz w:val="32"/>
          <w:rPrChange w:id="1165" w:author="Microsoft Word" w:date="2025-11-24T11:47:00Z" w16du:dateUtc="2025-11-24T06:17:00Z">
            <w:rPr>
              <w:sz w:val="32"/>
              <w:szCs w:val="32"/>
            </w:rPr>
          </w:rPrChange>
        </w:rPr>
        <w:t>plt.show()</w:t>
      </w:r>
    </w:p>
    <w:p w14:paraId="7FF7D3FB" w14:textId="77777777" w:rsidR="00027285" w:rsidRDefault="009A2A69" w:rsidP="00466916">
      <w:pPr>
        <w:jc w:val="both"/>
        <w:rPr>
          <w:rFonts w:ascii="Arial" w:hAnsi="Arial"/>
          <w:sz w:val="32"/>
          <w:rPrChange w:id="1166" w:author="Microsoft Word" w:date="2025-11-24T11:47:00Z" w16du:dateUtc="2025-11-24T06:17:00Z">
            <w:rPr>
              <w:sz w:val="32"/>
              <w:szCs w:val="32"/>
            </w:rPr>
          </w:rPrChange>
        </w:rPr>
      </w:pPr>
      <w:r>
        <w:rPr>
          <w:rFonts w:ascii="Arial" w:hAnsi="Arial"/>
          <w:sz w:val="32"/>
          <w:rPrChange w:id="1167" w:author="Microsoft Word" w:date="2025-11-24T11:47:00Z" w16du:dateUtc="2025-11-24T06:17:00Z">
            <w:rPr>
              <w:sz w:val="32"/>
              <w:szCs w:val="32"/>
            </w:rPr>
          </w:rPrChange>
        </w:rPr>
        <w:t xml:space="preserve"> # Final K-Means (k=5)</w:t>
      </w:r>
    </w:p>
    <w:p w14:paraId="056DE09F" w14:textId="15733653" w:rsidR="009A2A69" w:rsidRDefault="009A2A69" w:rsidP="00466916">
      <w:pPr>
        <w:jc w:val="both"/>
        <w:rPr>
          <w:rFonts w:ascii="Arial" w:hAnsi="Arial"/>
          <w:sz w:val="32"/>
          <w:rPrChange w:id="1168" w:author="Microsoft Word" w:date="2025-11-24T11:47:00Z" w16du:dateUtc="2025-11-24T06:17:00Z">
            <w:rPr>
              <w:sz w:val="32"/>
              <w:szCs w:val="32"/>
            </w:rPr>
          </w:rPrChange>
        </w:rPr>
      </w:pPr>
      <w:r>
        <w:rPr>
          <w:rFonts w:ascii="Arial" w:hAnsi="Arial"/>
          <w:sz w:val="32"/>
          <w:rPrChange w:id="1169" w:author="Microsoft Word" w:date="2025-11-24T11:47:00Z" w16du:dateUtc="2025-11-24T06:17:00Z">
            <w:rPr>
              <w:sz w:val="32"/>
              <w:szCs w:val="32"/>
            </w:rPr>
          </w:rPrChange>
        </w:rPr>
        <w:t>kmeans = KMeans(n_clusters=5, random_state=42, n_init=10)</w:t>
      </w:r>
    </w:p>
    <w:p w14:paraId="634EF27A" w14:textId="77777777" w:rsidR="009A2A69" w:rsidRDefault="009A2A69" w:rsidP="00466916">
      <w:pPr>
        <w:jc w:val="both"/>
        <w:rPr>
          <w:rFonts w:ascii="Arial" w:hAnsi="Arial"/>
          <w:sz w:val="32"/>
          <w:rPrChange w:id="1170" w:author="Microsoft Word" w:date="2025-11-24T11:47:00Z" w16du:dateUtc="2025-11-24T06:17:00Z">
            <w:rPr>
              <w:sz w:val="32"/>
              <w:szCs w:val="32"/>
            </w:rPr>
          </w:rPrChange>
        </w:rPr>
      </w:pPr>
      <w:r>
        <w:rPr>
          <w:rFonts w:ascii="Arial" w:hAnsi="Arial"/>
          <w:sz w:val="32"/>
          <w:rPrChange w:id="1171" w:author="Microsoft Word" w:date="2025-11-24T11:47:00Z" w16du:dateUtc="2025-11-24T06:17:00Z">
            <w:rPr>
              <w:sz w:val="32"/>
              <w:szCs w:val="32"/>
            </w:rPr>
          </w:rPrChange>
        </w:rPr>
        <w:t>clusters = kmeans.fit_predict(X)</w:t>
      </w:r>
    </w:p>
    <w:p w14:paraId="6445305E" w14:textId="2B55B16F" w:rsidR="009A2A69" w:rsidRDefault="009A2A69" w:rsidP="00466916">
      <w:pPr>
        <w:jc w:val="both"/>
        <w:rPr>
          <w:rFonts w:ascii="Arial" w:hAnsi="Arial"/>
          <w:sz w:val="32"/>
          <w:rPrChange w:id="1172" w:author="Microsoft Word" w:date="2025-11-24T11:47:00Z" w16du:dateUtc="2025-11-24T06:17:00Z">
            <w:rPr>
              <w:sz w:val="32"/>
              <w:szCs w:val="32"/>
            </w:rPr>
          </w:rPrChange>
        </w:rPr>
      </w:pPr>
      <w:r>
        <w:rPr>
          <w:rFonts w:ascii="Arial" w:hAnsi="Arial"/>
          <w:sz w:val="32"/>
          <w:rPrChange w:id="1173" w:author="Microsoft Word" w:date="2025-11-24T11:47:00Z" w16du:dateUtc="2025-11-24T06:17:00Z">
            <w:rPr>
              <w:sz w:val="32"/>
              <w:szCs w:val="32"/>
            </w:rPr>
          </w:rPrChange>
        </w:rPr>
        <w:t>plt.figure(figsize=(7, 5))</w:t>
      </w:r>
    </w:p>
    <w:p w14:paraId="4D5D6635" w14:textId="77777777" w:rsidR="009A2A69" w:rsidRDefault="009A2A69" w:rsidP="00466916">
      <w:pPr>
        <w:jc w:val="both"/>
        <w:rPr>
          <w:rFonts w:ascii="Arial" w:hAnsi="Arial"/>
          <w:sz w:val="32"/>
          <w:rPrChange w:id="1174" w:author="Microsoft Word" w:date="2025-11-24T11:47:00Z" w16du:dateUtc="2025-11-24T06:17:00Z">
            <w:rPr>
              <w:sz w:val="32"/>
              <w:szCs w:val="32"/>
            </w:rPr>
          </w:rPrChange>
        </w:rPr>
      </w:pPr>
      <w:r>
        <w:rPr>
          <w:rFonts w:ascii="Arial" w:hAnsi="Arial"/>
          <w:sz w:val="32"/>
          <w:rPrChange w:id="1175" w:author="Microsoft Word" w:date="2025-11-24T11:47:00Z" w16du:dateUtc="2025-11-24T06:17:00Z">
            <w:rPr>
              <w:sz w:val="32"/>
              <w:szCs w:val="32"/>
            </w:rPr>
          </w:rPrChange>
        </w:rPr>
        <w:t>plt.scatter(X.iloc[:, 0], X.iloc[:, 1], c=clusters, cmap='rainbow', s=60)</w:t>
      </w:r>
    </w:p>
    <w:p w14:paraId="57330CF9" w14:textId="77777777" w:rsidR="00DE0FF3" w:rsidRDefault="009A2A69" w:rsidP="00466916">
      <w:pPr>
        <w:jc w:val="both"/>
        <w:rPr>
          <w:rFonts w:ascii="Arial" w:hAnsi="Arial"/>
          <w:sz w:val="32"/>
          <w:rPrChange w:id="1176" w:author="Microsoft Word" w:date="2025-11-24T11:47:00Z" w16du:dateUtc="2025-11-24T06:17:00Z">
            <w:rPr>
              <w:sz w:val="32"/>
              <w:szCs w:val="32"/>
            </w:rPr>
          </w:rPrChange>
        </w:rPr>
      </w:pPr>
      <w:r>
        <w:rPr>
          <w:rFonts w:ascii="Arial" w:hAnsi="Arial"/>
          <w:sz w:val="32"/>
          <w:rPrChange w:id="1177" w:author="Microsoft Word" w:date="2025-11-24T11:47:00Z" w16du:dateUtc="2025-11-24T06:17:00Z">
            <w:rPr>
              <w:sz w:val="32"/>
              <w:szCs w:val="32"/>
            </w:rPr>
          </w:rPrChange>
        </w:rPr>
        <w:t xml:space="preserve">plt.scatter(kmeans.cluster_centers_[:, 0], kmeans.cluster_centers_[:, 1],           </w:t>
      </w:r>
    </w:p>
    <w:p w14:paraId="539A0871" w14:textId="7363D018" w:rsidR="009A2A69" w:rsidRDefault="009A2A69" w:rsidP="00466916">
      <w:pPr>
        <w:jc w:val="both"/>
        <w:rPr>
          <w:rFonts w:ascii="Arial" w:hAnsi="Arial"/>
          <w:sz w:val="32"/>
          <w:rPrChange w:id="1178" w:author="Microsoft Word" w:date="2025-11-24T11:47:00Z" w16du:dateUtc="2025-11-24T06:17:00Z">
            <w:rPr>
              <w:sz w:val="32"/>
              <w:szCs w:val="32"/>
            </w:rPr>
          </w:rPrChange>
        </w:rPr>
      </w:pPr>
      <w:r>
        <w:rPr>
          <w:rFonts w:ascii="Arial" w:hAnsi="Arial"/>
          <w:sz w:val="32"/>
          <w:rPrChange w:id="1179" w:author="Microsoft Word" w:date="2025-11-24T11:47:00Z" w16du:dateUtc="2025-11-24T06:17:00Z">
            <w:rPr>
              <w:sz w:val="32"/>
              <w:szCs w:val="32"/>
            </w:rPr>
          </w:rPrChange>
        </w:rPr>
        <w:t>c='black', s=200, marker='X', label='Centroids')</w:t>
      </w:r>
    </w:p>
    <w:p w14:paraId="5742C45F" w14:textId="77777777" w:rsidR="009A2A69" w:rsidRDefault="009A2A69" w:rsidP="00466916">
      <w:pPr>
        <w:jc w:val="both"/>
        <w:rPr>
          <w:rFonts w:ascii="Arial" w:hAnsi="Arial"/>
          <w:sz w:val="32"/>
          <w:rPrChange w:id="1180" w:author="Microsoft Word" w:date="2025-11-24T11:47:00Z" w16du:dateUtc="2025-11-24T06:17:00Z">
            <w:rPr>
              <w:sz w:val="32"/>
              <w:szCs w:val="32"/>
            </w:rPr>
          </w:rPrChange>
        </w:rPr>
      </w:pPr>
      <w:r>
        <w:rPr>
          <w:rFonts w:ascii="Arial" w:hAnsi="Arial"/>
          <w:sz w:val="32"/>
          <w:rPrChange w:id="1181" w:author="Microsoft Word" w:date="2025-11-24T11:47:00Z" w16du:dateUtc="2025-11-24T06:17:00Z">
            <w:rPr>
              <w:sz w:val="32"/>
              <w:szCs w:val="32"/>
            </w:rPr>
          </w:rPrChange>
        </w:rPr>
        <w:t>plt.title('K-Means: 5 Customer Segments')</w:t>
      </w:r>
    </w:p>
    <w:p w14:paraId="37744AE0" w14:textId="77777777" w:rsidR="009A2A69" w:rsidRDefault="009A2A69" w:rsidP="00466916">
      <w:pPr>
        <w:jc w:val="both"/>
        <w:rPr>
          <w:rFonts w:ascii="Arial" w:hAnsi="Arial"/>
          <w:sz w:val="32"/>
          <w:rPrChange w:id="1182" w:author="Microsoft Word" w:date="2025-11-24T11:47:00Z" w16du:dateUtc="2025-11-24T06:17:00Z">
            <w:rPr>
              <w:sz w:val="32"/>
              <w:szCs w:val="32"/>
            </w:rPr>
          </w:rPrChange>
        </w:rPr>
      </w:pPr>
      <w:r>
        <w:rPr>
          <w:rFonts w:ascii="Arial" w:hAnsi="Arial"/>
          <w:sz w:val="32"/>
          <w:rPrChange w:id="1183" w:author="Microsoft Word" w:date="2025-11-24T11:47:00Z" w16du:dateUtc="2025-11-24T06:17:00Z">
            <w:rPr>
              <w:sz w:val="32"/>
              <w:szCs w:val="32"/>
            </w:rPr>
          </w:rPrChange>
        </w:rPr>
        <w:lastRenderedPageBreak/>
        <w:t>plt.xlabel('Annual Income (k$)')</w:t>
      </w:r>
    </w:p>
    <w:p w14:paraId="03694F77" w14:textId="77777777" w:rsidR="009A2A69" w:rsidRDefault="009A2A69" w:rsidP="00466916">
      <w:pPr>
        <w:jc w:val="both"/>
        <w:rPr>
          <w:rFonts w:ascii="Arial" w:hAnsi="Arial"/>
          <w:sz w:val="32"/>
          <w:rPrChange w:id="1184" w:author="Microsoft Word" w:date="2025-11-24T11:47:00Z" w16du:dateUtc="2025-11-24T06:17:00Z">
            <w:rPr>
              <w:sz w:val="32"/>
              <w:szCs w:val="32"/>
            </w:rPr>
          </w:rPrChange>
        </w:rPr>
      </w:pPr>
      <w:r>
        <w:rPr>
          <w:rFonts w:ascii="Arial" w:hAnsi="Arial"/>
          <w:sz w:val="32"/>
          <w:rPrChange w:id="1185" w:author="Microsoft Word" w:date="2025-11-24T11:47:00Z" w16du:dateUtc="2025-11-24T06:17:00Z">
            <w:rPr>
              <w:sz w:val="32"/>
              <w:szCs w:val="32"/>
            </w:rPr>
          </w:rPrChange>
        </w:rPr>
        <w:t>plt.ylabel('Spending Score (1-100)')</w:t>
      </w:r>
    </w:p>
    <w:p w14:paraId="7A1A44C5" w14:textId="77777777" w:rsidR="009A2A69" w:rsidRDefault="009A2A69" w:rsidP="00466916">
      <w:pPr>
        <w:jc w:val="both"/>
        <w:rPr>
          <w:rFonts w:ascii="Arial" w:hAnsi="Arial"/>
          <w:sz w:val="32"/>
          <w:rPrChange w:id="1186" w:author="Microsoft Word" w:date="2025-11-24T11:47:00Z" w16du:dateUtc="2025-11-24T06:17:00Z">
            <w:rPr>
              <w:sz w:val="32"/>
              <w:szCs w:val="32"/>
            </w:rPr>
          </w:rPrChange>
        </w:rPr>
      </w:pPr>
      <w:r>
        <w:rPr>
          <w:rFonts w:ascii="Arial" w:hAnsi="Arial"/>
          <w:sz w:val="32"/>
          <w:rPrChange w:id="1187" w:author="Microsoft Word" w:date="2025-11-24T11:47:00Z" w16du:dateUtc="2025-11-24T06:17:00Z">
            <w:rPr>
              <w:sz w:val="32"/>
              <w:szCs w:val="32"/>
            </w:rPr>
          </w:rPrChange>
        </w:rPr>
        <w:t>plt.legend()</w:t>
      </w:r>
    </w:p>
    <w:p w14:paraId="5CCD30C7" w14:textId="77777777" w:rsidR="009A2A69" w:rsidRDefault="009A2A69" w:rsidP="00466916">
      <w:pPr>
        <w:jc w:val="both"/>
        <w:rPr>
          <w:rFonts w:ascii="Arial" w:hAnsi="Arial"/>
          <w:sz w:val="32"/>
          <w:rPrChange w:id="1188" w:author="Microsoft Word" w:date="2025-11-24T11:47:00Z" w16du:dateUtc="2025-11-24T06:17:00Z">
            <w:rPr>
              <w:sz w:val="32"/>
              <w:szCs w:val="32"/>
            </w:rPr>
          </w:rPrChange>
        </w:rPr>
      </w:pPr>
      <w:r>
        <w:rPr>
          <w:rFonts w:ascii="Arial" w:hAnsi="Arial"/>
          <w:sz w:val="32"/>
          <w:rPrChange w:id="1189" w:author="Microsoft Word" w:date="2025-11-24T11:47:00Z" w16du:dateUtc="2025-11-24T06:17:00Z">
            <w:rPr>
              <w:sz w:val="32"/>
              <w:szCs w:val="32"/>
            </w:rPr>
          </w:rPrChange>
        </w:rPr>
        <w:t>plt.grid(True, alpha=0.3)</w:t>
      </w:r>
    </w:p>
    <w:p w14:paraId="46D51BD5" w14:textId="77777777" w:rsidR="009A2A69" w:rsidRDefault="009A2A69" w:rsidP="00466916">
      <w:pPr>
        <w:jc w:val="both"/>
        <w:rPr>
          <w:rFonts w:ascii="Arial" w:hAnsi="Arial"/>
          <w:sz w:val="32"/>
          <w:rPrChange w:id="1190" w:author="Microsoft Word" w:date="2025-11-24T11:47:00Z" w16du:dateUtc="2025-11-24T06:17:00Z">
            <w:rPr>
              <w:sz w:val="32"/>
              <w:szCs w:val="32"/>
            </w:rPr>
          </w:rPrChange>
        </w:rPr>
      </w:pPr>
      <w:r>
        <w:rPr>
          <w:rFonts w:ascii="Arial" w:hAnsi="Arial"/>
          <w:sz w:val="32"/>
          <w:rPrChange w:id="1191" w:author="Microsoft Word" w:date="2025-11-24T11:47:00Z" w16du:dateUtc="2025-11-24T06:17:00Z">
            <w:rPr>
              <w:sz w:val="32"/>
              <w:szCs w:val="32"/>
            </w:rPr>
          </w:rPrChange>
        </w:rPr>
        <w:t>plt.tight_layout()</w:t>
      </w:r>
    </w:p>
    <w:p w14:paraId="7899968A" w14:textId="77777777" w:rsidR="009A2A69" w:rsidRDefault="009A2A69" w:rsidP="00466916">
      <w:pPr>
        <w:jc w:val="both"/>
        <w:rPr>
          <w:rFonts w:ascii="Arial" w:hAnsi="Arial"/>
          <w:sz w:val="32"/>
          <w:rPrChange w:id="1192" w:author="Microsoft Word" w:date="2025-11-24T11:47:00Z" w16du:dateUtc="2025-11-24T06:17:00Z">
            <w:rPr>
              <w:sz w:val="32"/>
              <w:szCs w:val="32"/>
            </w:rPr>
          </w:rPrChange>
        </w:rPr>
      </w:pPr>
      <w:r>
        <w:rPr>
          <w:rFonts w:ascii="Arial" w:hAnsi="Arial"/>
          <w:sz w:val="32"/>
          <w:rPrChange w:id="1193" w:author="Microsoft Word" w:date="2025-11-24T11:47:00Z" w16du:dateUtc="2025-11-24T06:17:00Z">
            <w:rPr>
              <w:sz w:val="32"/>
              <w:szCs w:val="32"/>
            </w:rPr>
          </w:rPrChange>
        </w:rPr>
        <w:t>plt.show()</w:t>
      </w:r>
    </w:p>
    <w:p w14:paraId="71261786" w14:textId="784E7F23" w:rsidR="009A2A69" w:rsidRDefault="009A2A69" w:rsidP="00466916">
      <w:pPr>
        <w:jc w:val="both"/>
        <w:rPr>
          <w:rFonts w:ascii="Arial" w:hAnsi="Arial"/>
          <w:sz w:val="32"/>
          <w:rPrChange w:id="1194" w:author="Microsoft Word" w:date="2025-11-24T11:47:00Z" w16du:dateUtc="2025-11-24T06:17:00Z">
            <w:rPr>
              <w:sz w:val="32"/>
              <w:szCs w:val="32"/>
            </w:rPr>
          </w:rPrChange>
        </w:rPr>
      </w:pPr>
      <w:r>
        <w:rPr>
          <w:rFonts w:ascii="Arial" w:hAnsi="Arial"/>
          <w:sz w:val="32"/>
          <w:rPrChange w:id="1195" w:author="Microsoft Word" w:date="2025-11-24T11:47:00Z" w16du:dateUtc="2025-11-24T06:17:00Z">
            <w:rPr>
              <w:sz w:val="32"/>
              <w:szCs w:val="32"/>
            </w:rPr>
          </w:rPrChange>
        </w:rPr>
        <w:t>print("Cluster Centers:")</w:t>
      </w:r>
    </w:p>
    <w:p w14:paraId="5D6176D9" w14:textId="77777777" w:rsidR="009A2A69" w:rsidRDefault="009A2A69" w:rsidP="00466916">
      <w:pPr>
        <w:jc w:val="both"/>
        <w:rPr>
          <w:rFonts w:ascii="Arial" w:hAnsi="Arial"/>
          <w:sz w:val="32"/>
          <w:rPrChange w:id="1196" w:author="Microsoft Word" w:date="2025-11-24T11:47:00Z" w16du:dateUtc="2025-11-24T06:17:00Z">
            <w:rPr>
              <w:sz w:val="32"/>
              <w:szCs w:val="32"/>
            </w:rPr>
          </w:rPrChange>
        </w:rPr>
      </w:pPr>
      <w:r>
        <w:rPr>
          <w:rFonts w:ascii="Arial" w:hAnsi="Arial"/>
          <w:sz w:val="32"/>
          <w:rPrChange w:id="1197" w:author="Microsoft Word" w:date="2025-11-24T11:47:00Z" w16du:dateUtc="2025-11-24T06:17:00Z">
            <w:rPr>
              <w:sz w:val="32"/>
              <w:szCs w:val="32"/>
            </w:rPr>
          </w:rPrChange>
        </w:rPr>
        <w:t>print(kmeans.cluster_centers_)</w:t>
      </w:r>
    </w:p>
    <w:p w14:paraId="4F3E5391" w14:textId="1D70B379" w:rsidR="00DE0FF3" w:rsidRDefault="00DE0FF3" w:rsidP="00466916">
      <w:pPr>
        <w:jc w:val="both"/>
        <w:rPr>
          <w:rFonts w:ascii="Arial" w:hAnsi="Arial"/>
          <w:b/>
          <w:i/>
          <w:sz w:val="36"/>
          <w:rPrChange w:id="1198" w:author="Microsoft Word" w:date="2025-11-24T11:47:00Z" w16du:dateUtc="2025-11-24T06:17:00Z">
            <w:rPr>
              <w:b/>
              <w:bCs/>
              <w:i/>
              <w:iCs/>
              <w:sz w:val="36"/>
              <w:szCs w:val="36"/>
            </w:rPr>
          </w:rPrChange>
        </w:rPr>
      </w:pPr>
      <w:r>
        <w:rPr>
          <w:rFonts w:ascii="Arial" w:hAnsi="Arial"/>
          <w:b/>
          <w:i/>
          <w:sz w:val="36"/>
          <w:rPrChange w:id="1199" w:author="Microsoft Word" w:date="2025-11-24T11:47:00Z" w16du:dateUtc="2025-11-24T06:17:00Z">
            <w:rPr>
              <w:b/>
              <w:bCs/>
              <w:i/>
              <w:iCs/>
              <w:sz w:val="36"/>
              <w:szCs w:val="36"/>
            </w:rPr>
          </w:rPrChange>
        </w:rPr>
        <w:t>Output:</w:t>
      </w:r>
    </w:p>
    <w:p w14:paraId="6F3CEFAB" w14:textId="77777777" w:rsidR="00751083" w:rsidRDefault="00000000">
      <w:pPr>
        <w:jc w:val="both"/>
        <w:rPr>
          <w:del w:id="1200" w:author="Microsoft Word" w:date="2025-11-24T11:47:00Z" w16du:dateUtc="2025-11-24T06:17:00Z"/>
          <w:rFonts w:ascii="Arial" w:hAnsi="Arial" w:cs="Arial"/>
          <w:b/>
          <w:bCs/>
          <w:i/>
          <w:iCs/>
          <w:sz w:val="36"/>
          <w:szCs w:val="36"/>
        </w:rPr>
      </w:pPr>
      <w:del w:id="1201" w:author="Microsoft Word" w:date="2025-11-24T11:47:00Z" w16du:dateUtc="2025-11-24T06:17:00Z">
        <w:r>
          <w:rPr>
            <w:rFonts w:ascii="Arial" w:hAnsi="Arial" w:cs="Arial"/>
            <w:b/>
            <w:bCs/>
            <w:i/>
            <w:iCs/>
            <w:noProof/>
            <w:sz w:val="36"/>
            <w:szCs w:val="36"/>
          </w:rPr>
          <w:drawing>
            <wp:inline distT="0" distB="0" distL="0" distR="0" wp14:anchorId="5831C8A4" wp14:editId="08EB13B3">
              <wp:extent cx="5981700" cy="4207510"/>
              <wp:effectExtent l="0" t="0" r="7620" b="13970"/>
              <wp:docPr id="1415212381" name="Picture 1" descr="A graph and diagram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47963" name="Picture 1" descr="A graph and diagram of a number of clusters&#10;&#10;AI-generated content may be incorrect."/>
                      <pic:cNvPicPr>
                        <a:picLocks noChangeAspect="1"/>
                      </pic:cNvPicPr>
                    </pic:nvPicPr>
                    <pic:blipFill>
                      <a:blip r:embed="rId17"/>
                      <a:stretch>
                        <a:fillRect/>
                      </a:stretch>
                    </pic:blipFill>
                    <pic:spPr>
                      <a:xfrm>
                        <a:off x="0" y="0"/>
                        <a:ext cx="5981700" cy="4207510"/>
                      </a:xfrm>
                      <a:prstGeom prst="rect">
                        <a:avLst/>
                      </a:prstGeom>
                    </pic:spPr>
                  </pic:pic>
                </a:graphicData>
              </a:graphic>
            </wp:inline>
          </w:drawing>
        </w:r>
      </w:del>
    </w:p>
    <w:p w14:paraId="0FC3737A" w14:textId="77777777" w:rsidR="00751083" w:rsidRDefault="00751083">
      <w:pPr>
        <w:jc w:val="center"/>
        <w:rPr>
          <w:del w:id="1202" w:author="Microsoft Word" w:date="2025-11-24T11:47:00Z" w16du:dateUtc="2025-11-24T06:17:00Z"/>
          <w:rFonts w:ascii="Arial" w:hAnsi="Arial" w:cs="Arial"/>
          <w:b/>
          <w:bCs/>
          <w:sz w:val="40"/>
          <w:szCs w:val="40"/>
        </w:rPr>
      </w:pPr>
    </w:p>
    <w:p w14:paraId="771402E8" w14:textId="77777777" w:rsidR="00DE0FF3" w:rsidRDefault="00DE0FF3" w:rsidP="00466916">
      <w:pPr>
        <w:jc w:val="both"/>
        <w:rPr>
          <w:ins w:id="1203" w:author="Microsoft Word" w:date="2025-11-24T11:47:00Z" w16du:dateUtc="2025-11-24T06:17:00Z"/>
          <w:b/>
          <w:bCs/>
          <w:i/>
          <w:iCs/>
          <w:sz w:val="36"/>
          <w:szCs w:val="36"/>
        </w:rPr>
      </w:pPr>
      <w:ins w:id="1204" w:author="Microsoft Word" w:date="2025-11-24T11:47:00Z" w16du:dateUtc="2025-11-24T06:17:00Z">
        <w:r w:rsidRPr="008C3B2C">
          <w:rPr>
            <w:b/>
            <w:bCs/>
            <w:i/>
            <w:iCs/>
            <w:noProof/>
            <w:sz w:val="36"/>
            <w:szCs w:val="36"/>
          </w:rPr>
          <w:drawing>
            <wp:inline distT="0" distB="0" distL="0" distR="0" wp14:anchorId="55C06F32" wp14:editId="60CE038A">
              <wp:extent cx="5981700" cy="4831080"/>
              <wp:effectExtent l="0" t="0" r="0" b="7620"/>
              <wp:docPr id="1859147963" name="Picture 1" descr="A graph and diagram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47963" name="Picture 1" descr="A graph and diagram of a number of clusters&#10;&#10;AI-generated content may be incorrect."/>
                      <pic:cNvPicPr/>
                    </pic:nvPicPr>
                    <pic:blipFill>
                      <a:blip r:embed="rId17"/>
                      <a:stretch>
                        <a:fillRect/>
                      </a:stretch>
                    </pic:blipFill>
                    <pic:spPr>
                      <a:xfrm>
                        <a:off x="0" y="0"/>
                        <a:ext cx="5981700" cy="4831080"/>
                      </a:xfrm>
                      <a:prstGeom prst="rect">
                        <a:avLst/>
                      </a:prstGeom>
                    </pic:spPr>
                  </pic:pic>
                </a:graphicData>
              </a:graphic>
            </wp:inline>
          </w:drawing>
        </w:r>
      </w:ins>
    </w:p>
    <w:p w14:paraId="02448792" w14:textId="05FA09FA" w:rsidR="00DE0FF3" w:rsidRDefault="000E0AAD">
      <w:pPr>
        <w:jc w:val="center"/>
        <w:rPr>
          <w:rFonts w:ascii="Arial" w:hAnsi="Arial"/>
          <w:b/>
          <w:sz w:val="40"/>
          <w:rPrChange w:id="1205" w:author="Microsoft Word" w:date="2025-11-24T11:47:00Z" w16du:dateUtc="2025-11-24T06:17:00Z">
            <w:rPr>
              <w:b/>
              <w:bCs/>
              <w:sz w:val="40"/>
              <w:szCs w:val="40"/>
            </w:rPr>
          </w:rPrChange>
        </w:rPr>
        <w:pPrChange w:id="1206" w:author="Microsoft Word" w:date="2025-11-24T11:47:00Z" w16du:dateUtc="2025-11-24T06:17:00Z">
          <w:pPr>
            <w:jc w:val="both"/>
          </w:pPr>
        </w:pPrChange>
      </w:pPr>
      <w:r>
        <w:rPr>
          <w:rFonts w:ascii="Arial" w:hAnsi="Arial"/>
          <w:b/>
          <w:sz w:val="40"/>
          <w:rPrChange w:id="1207" w:author="Microsoft Word" w:date="2025-11-24T11:47:00Z" w16du:dateUtc="2025-11-24T06:17:00Z">
            <w:rPr>
              <w:b/>
              <w:bCs/>
              <w:sz w:val="40"/>
              <w:szCs w:val="40"/>
            </w:rPr>
          </w:rPrChange>
        </w:rPr>
        <w:lastRenderedPageBreak/>
        <w:t>Experiment:-12</w:t>
      </w:r>
    </w:p>
    <w:p w14:paraId="05001164" w14:textId="77777777" w:rsidR="00533F2A" w:rsidRDefault="00533F2A" w:rsidP="00466916">
      <w:pPr>
        <w:jc w:val="both"/>
        <w:rPr>
          <w:rFonts w:ascii="Arial" w:hAnsi="Arial"/>
          <w:b/>
          <w:i/>
          <w:sz w:val="36"/>
          <w:rPrChange w:id="1208" w:author="Microsoft Word" w:date="2025-11-24T11:47:00Z" w16du:dateUtc="2025-11-24T06:17:00Z">
            <w:rPr>
              <w:b/>
              <w:bCs/>
              <w:i/>
              <w:iCs/>
              <w:sz w:val="36"/>
              <w:szCs w:val="36"/>
            </w:rPr>
          </w:rPrChange>
        </w:rPr>
      </w:pPr>
      <w:r>
        <w:rPr>
          <w:rFonts w:ascii="Arial" w:hAnsi="Arial"/>
          <w:b/>
          <w:i/>
          <w:sz w:val="36"/>
          <w:rPrChange w:id="1209" w:author="Microsoft Word" w:date="2025-11-24T11:47:00Z" w16du:dateUtc="2025-11-24T06:17:00Z">
            <w:rPr>
              <w:b/>
              <w:bCs/>
              <w:i/>
              <w:iCs/>
              <w:sz w:val="36"/>
              <w:szCs w:val="36"/>
            </w:rPr>
          </w:rPrChange>
        </w:rPr>
        <w:t>Aim:</w:t>
      </w:r>
    </w:p>
    <w:p w14:paraId="3A182147" w14:textId="77777777" w:rsidR="006843AD" w:rsidRDefault="006843AD" w:rsidP="00466916">
      <w:pPr>
        <w:jc w:val="both"/>
        <w:rPr>
          <w:rFonts w:ascii="Arial" w:hAnsi="Arial"/>
          <w:sz w:val="32"/>
          <w:rPrChange w:id="1210" w:author="Microsoft Word" w:date="2025-11-24T11:47:00Z" w16du:dateUtc="2025-11-24T06:17:00Z">
            <w:rPr>
              <w:sz w:val="32"/>
              <w:szCs w:val="32"/>
            </w:rPr>
          </w:rPrChange>
        </w:rPr>
      </w:pPr>
      <w:r>
        <w:rPr>
          <w:rFonts w:ascii="Arial" w:hAnsi="Arial"/>
          <w:sz w:val="32"/>
          <w:rPrChange w:id="1211" w:author="Microsoft Word" w:date="2025-11-24T11:47:00Z" w16du:dateUtc="2025-11-24T06:17:00Z">
            <w:rPr>
              <w:sz w:val="32"/>
              <w:szCs w:val="32"/>
            </w:rPr>
          </w:rPrChange>
        </w:rPr>
        <w:t>Implement and evaluate the DBSCAN clustering algorithm on a dataset.</w:t>
      </w:r>
    </w:p>
    <w:p w14:paraId="2A0C3896" w14:textId="77777777" w:rsidR="00533F2A" w:rsidRDefault="00533F2A" w:rsidP="00466916">
      <w:pPr>
        <w:jc w:val="both"/>
        <w:rPr>
          <w:rFonts w:ascii="Arial" w:hAnsi="Arial"/>
          <w:b/>
          <w:i/>
          <w:sz w:val="36"/>
          <w:rPrChange w:id="1212" w:author="Microsoft Word" w:date="2025-11-24T11:47:00Z" w16du:dateUtc="2025-11-24T06:17:00Z">
            <w:rPr>
              <w:b/>
              <w:bCs/>
              <w:i/>
              <w:iCs/>
              <w:sz w:val="36"/>
              <w:szCs w:val="36"/>
            </w:rPr>
          </w:rPrChange>
        </w:rPr>
      </w:pPr>
      <w:r>
        <w:rPr>
          <w:rFonts w:ascii="Arial" w:hAnsi="Arial"/>
          <w:b/>
          <w:i/>
          <w:sz w:val="36"/>
          <w:rPrChange w:id="1213" w:author="Microsoft Word" w:date="2025-11-24T11:47:00Z" w16du:dateUtc="2025-11-24T06:17:00Z">
            <w:rPr>
              <w:b/>
              <w:bCs/>
              <w:i/>
              <w:iCs/>
              <w:sz w:val="36"/>
              <w:szCs w:val="36"/>
            </w:rPr>
          </w:rPrChange>
        </w:rPr>
        <w:t>Description:</w:t>
      </w:r>
    </w:p>
    <w:p w14:paraId="037FCB46" w14:textId="136F21F6" w:rsidR="00533F2A" w:rsidRDefault="00533F2A" w:rsidP="00466916">
      <w:pPr>
        <w:jc w:val="both"/>
        <w:rPr>
          <w:rFonts w:ascii="Arial" w:hAnsi="Arial"/>
          <w:sz w:val="32"/>
          <w:rPrChange w:id="1214" w:author="Microsoft Word" w:date="2025-11-24T11:47:00Z" w16du:dateUtc="2025-11-24T06:17:00Z">
            <w:rPr>
              <w:sz w:val="32"/>
              <w:szCs w:val="32"/>
            </w:rPr>
          </w:rPrChange>
        </w:rPr>
      </w:pPr>
      <w:r>
        <w:rPr>
          <w:rFonts w:ascii="Arial" w:hAnsi="Arial"/>
          <w:sz w:val="32"/>
          <w:rPrChange w:id="1215" w:author="Microsoft Word" w:date="2025-11-24T11:47:00Z" w16du:dateUtc="2025-11-24T06:17:00Z">
            <w:rPr>
              <w:sz w:val="32"/>
              <w:szCs w:val="32"/>
            </w:rPr>
          </w:rPrChange>
        </w:rPr>
        <w:t>This program generates 300 points using make_moons, applies DBSCAN with eps=0.2 and min_samples=5, identifies core points, border points, and noise, prints number of clusters and noise, and plots clusters with distinct markers and colors. The code is compact and runs in 35 lines.</w:t>
      </w:r>
    </w:p>
    <w:p w14:paraId="58A5F646" w14:textId="77777777" w:rsidR="00533F2A" w:rsidRDefault="00533F2A" w:rsidP="00466916">
      <w:pPr>
        <w:jc w:val="both"/>
        <w:rPr>
          <w:rFonts w:ascii="Arial" w:hAnsi="Arial"/>
          <w:b/>
          <w:i/>
          <w:sz w:val="36"/>
          <w:rPrChange w:id="1216" w:author="Microsoft Word" w:date="2025-11-24T11:47:00Z" w16du:dateUtc="2025-11-24T06:17:00Z">
            <w:rPr>
              <w:b/>
              <w:bCs/>
              <w:i/>
              <w:iCs/>
              <w:sz w:val="36"/>
              <w:szCs w:val="36"/>
            </w:rPr>
          </w:rPrChange>
        </w:rPr>
      </w:pPr>
      <w:r>
        <w:rPr>
          <w:rFonts w:ascii="Arial" w:hAnsi="Arial"/>
          <w:b/>
          <w:i/>
          <w:sz w:val="36"/>
          <w:rPrChange w:id="1217" w:author="Microsoft Word" w:date="2025-11-24T11:47:00Z" w16du:dateUtc="2025-11-24T06:17:00Z">
            <w:rPr>
              <w:b/>
              <w:bCs/>
              <w:i/>
              <w:iCs/>
              <w:sz w:val="36"/>
              <w:szCs w:val="36"/>
            </w:rPr>
          </w:rPrChange>
        </w:rPr>
        <w:t>Dataset Link:</w:t>
      </w:r>
    </w:p>
    <w:p w14:paraId="0FCAA1D0" w14:textId="3D5F5E85" w:rsidR="00C04C5B" w:rsidRDefault="00533F2A" w:rsidP="00466916">
      <w:pPr>
        <w:jc w:val="both"/>
        <w:rPr>
          <w:rFonts w:ascii="Arial" w:hAnsi="Arial"/>
          <w:sz w:val="32"/>
          <w:rPrChange w:id="1218" w:author="Microsoft Word" w:date="2025-11-24T11:47:00Z" w16du:dateUtc="2025-11-24T06:17:00Z">
            <w:rPr>
              <w:sz w:val="32"/>
              <w:szCs w:val="32"/>
            </w:rPr>
          </w:rPrChange>
        </w:rPr>
      </w:pPr>
      <w:r>
        <w:rPr>
          <w:rFonts w:ascii="Arial" w:hAnsi="Arial"/>
          <w:sz w:val="32"/>
          <w:rPrChange w:id="1219" w:author="Microsoft Word" w:date="2025-11-24T11:47:00Z" w16du:dateUtc="2025-11-24T06:17:00Z">
            <w:rPr>
              <w:sz w:val="32"/>
              <w:szCs w:val="32"/>
            </w:rPr>
          </w:rPrChange>
        </w:rPr>
        <w:t xml:space="preserve">Built-in: sklearn.datasets.make_moons </w:t>
      </w:r>
      <w:del w:id="1220" w:author="Microsoft Word" w:date="2025-11-24T11:47:00Z" w16du:dateUtc="2025-11-24T06:17:00Z">
        <w:r w:rsidR="00000000">
          <w:fldChar w:fldCharType="begin"/>
        </w:r>
        <w:r w:rsidR="00000000">
          <w:rPr>
            <w:rFonts w:ascii="Arial" w:hAnsi="Arial" w:cs="Arial"/>
          </w:rPr>
          <w:delInstrText xml:space="preserve"> HYPERLINK "https://scikit-learn.org/stable/modules/generated/sklearn.datasets.make_moons.html" </w:delInstrText>
        </w:r>
        <w:r w:rsidR="00000000">
          <w:fldChar w:fldCharType="separate"/>
        </w:r>
        <w:r w:rsidR="00000000">
          <w:rPr>
            <w:rStyle w:val="Hyperlink"/>
            <w:rFonts w:ascii="Arial" w:hAnsi="Arial" w:cs="Arial"/>
            <w:sz w:val="32"/>
            <w:szCs w:val="32"/>
          </w:rPr>
          <w:delText>Link</w:delText>
        </w:r>
        <w:r w:rsidR="00000000">
          <w:rPr>
            <w:rStyle w:val="Hyperlink"/>
            <w:rFonts w:ascii="Arial" w:hAnsi="Arial" w:cs="Arial"/>
            <w:sz w:val="32"/>
            <w:szCs w:val="32"/>
          </w:rPr>
          <w:fldChar w:fldCharType="end"/>
        </w:r>
      </w:del>
      <w:ins w:id="1221" w:author="Microsoft Word" w:date="2025-11-24T11:47:00Z" w16du:dateUtc="2025-11-24T06:17:00Z">
        <w:r>
          <w:fldChar w:fldCharType="begin"/>
        </w:r>
        <w:r>
          <w:instrText>HYPERLINK "https://scikit-learn.org/stable/modules/generated/sklearn.datasets.make_moons.html"</w:instrText>
        </w:r>
        <w:r>
          <w:fldChar w:fldCharType="separate"/>
        </w:r>
        <w:r w:rsidRPr="00533F2A">
          <w:rPr>
            <w:rStyle w:val="Hyperlink"/>
            <w:sz w:val="32"/>
            <w:szCs w:val="32"/>
          </w:rPr>
          <w:t>Link</w:t>
        </w:r>
        <w:r>
          <w:fldChar w:fldCharType="end"/>
        </w:r>
      </w:ins>
    </w:p>
    <w:p w14:paraId="3155CAD9" w14:textId="2B2A2E5D" w:rsidR="00C04C5B" w:rsidRDefault="00C04C5B" w:rsidP="00466916">
      <w:pPr>
        <w:jc w:val="both"/>
        <w:rPr>
          <w:rFonts w:ascii="Arial" w:hAnsi="Arial"/>
          <w:b/>
          <w:i/>
          <w:sz w:val="36"/>
          <w:rPrChange w:id="1222" w:author="Microsoft Word" w:date="2025-11-24T11:47:00Z" w16du:dateUtc="2025-11-24T06:17:00Z">
            <w:rPr>
              <w:b/>
              <w:bCs/>
              <w:i/>
              <w:iCs/>
              <w:sz w:val="36"/>
              <w:szCs w:val="36"/>
            </w:rPr>
          </w:rPrChange>
        </w:rPr>
      </w:pPr>
      <w:r>
        <w:rPr>
          <w:rFonts w:ascii="Arial" w:hAnsi="Arial"/>
          <w:b/>
          <w:i/>
          <w:sz w:val="36"/>
          <w:rPrChange w:id="1223" w:author="Microsoft Word" w:date="2025-11-24T11:47:00Z" w16du:dateUtc="2025-11-24T06:17:00Z">
            <w:rPr>
              <w:b/>
              <w:bCs/>
              <w:i/>
              <w:iCs/>
              <w:sz w:val="36"/>
              <w:szCs w:val="36"/>
            </w:rPr>
          </w:rPrChange>
        </w:rPr>
        <w:t>Program</w:t>
      </w:r>
      <w:r w:rsidR="0047573A">
        <w:rPr>
          <w:rFonts w:ascii="Arial" w:hAnsi="Arial"/>
          <w:b/>
          <w:i/>
          <w:sz w:val="36"/>
          <w:rPrChange w:id="1224" w:author="Microsoft Word" w:date="2025-11-24T11:47:00Z" w16du:dateUtc="2025-11-24T06:17:00Z">
            <w:rPr>
              <w:b/>
              <w:bCs/>
              <w:i/>
              <w:iCs/>
              <w:sz w:val="36"/>
              <w:szCs w:val="36"/>
            </w:rPr>
          </w:rPrChange>
        </w:rPr>
        <w:t>:</w:t>
      </w:r>
    </w:p>
    <w:p w14:paraId="23D6DAFB" w14:textId="77777777" w:rsidR="00B25C7F" w:rsidRDefault="00B25C7F" w:rsidP="00466916">
      <w:pPr>
        <w:jc w:val="both"/>
        <w:rPr>
          <w:rFonts w:ascii="Arial" w:hAnsi="Arial"/>
          <w:sz w:val="32"/>
          <w:rPrChange w:id="1225" w:author="Microsoft Word" w:date="2025-11-24T11:47:00Z" w16du:dateUtc="2025-11-24T06:17:00Z">
            <w:rPr>
              <w:sz w:val="32"/>
              <w:szCs w:val="32"/>
            </w:rPr>
          </w:rPrChange>
        </w:rPr>
      </w:pPr>
      <w:r>
        <w:rPr>
          <w:rFonts w:ascii="Arial" w:hAnsi="Arial"/>
          <w:sz w:val="32"/>
          <w:rPrChange w:id="1226" w:author="Microsoft Word" w:date="2025-11-24T11:47:00Z" w16du:dateUtc="2025-11-24T06:17:00Z">
            <w:rPr>
              <w:sz w:val="32"/>
              <w:szCs w:val="32"/>
            </w:rPr>
          </w:rPrChange>
        </w:rPr>
        <w:t>!pip install scikit-learn matplotlib -q</w:t>
      </w:r>
    </w:p>
    <w:p w14:paraId="5EAB0B26" w14:textId="77777777" w:rsidR="00B25C7F" w:rsidRDefault="00B25C7F" w:rsidP="00466916">
      <w:pPr>
        <w:jc w:val="both"/>
        <w:rPr>
          <w:rFonts w:ascii="Arial" w:hAnsi="Arial"/>
          <w:sz w:val="32"/>
          <w:rPrChange w:id="1227" w:author="Microsoft Word" w:date="2025-11-24T11:47:00Z" w16du:dateUtc="2025-11-24T06:17:00Z">
            <w:rPr>
              <w:sz w:val="32"/>
              <w:szCs w:val="32"/>
            </w:rPr>
          </w:rPrChange>
        </w:rPr>
      </w:pPr>
      <w:r>
        <w:rPr>
          <w:rFonts w:ascii="Arial" w:hAnsi="Arial"/>
          <w:sz w:val="32"/>
          <w:rPrChange w:id="1228" w:author="Microsoft Word" w:date="2025-11-24T11:47:00Z" w16du:dateUtc="2025-11-24T06:17:00Z">
            <w:rPr>
              <w:sz w:val="32"/>
              <w:szCs w:val="32"/>
            </w:rPr>
          </w:rPrChange>
        </w:rPr>
        <w:t>import matplotlib.pyplot as plt</w:t>
      </w:r>
    </w:p>
    <w:p w14:paraId="62D79BBA" w14:textId="77777777" w:rsidR="00B25C7F" w:rsidRDefault="00B25C7F" w:rsidP="00466916">
      <w:pPr>
        <w:jc w:val="both"/>
        <w:rPr>
          <w:rFonts w:ascii="Arial" w:hAnsi="Arial"/>
          <w:sz w:val="32"/>
          <w:rPrChange w:id="1229" w:author="Microsoft Word" w:date="2025-11-24T11:47:00Z" w16du:dateUtc="2025-11-24T06:17:00Z">
            <w:rPr>
              <w:sz w:val="32"/>
              <w:szCs w:val="32"/>
            </w:rPr>
          </w:rPrChange>
        </w:rPr>
      </w:pPr>
      <w:r>
        <w:rPr>
          <w:rFonts w:ascii="Arial" w:hAnsi="Arial"/>
          <w:sz w:val="32"/>
          <w:rPrChange w:id="1230" w:author="Microsoft Word" w:date="2025-11-24T11:47:00Z" w16du:dateUtc="2025-11-24T06:17:00Z">
            <w:rPr>
              <w:sz w:val="32"/>
              <w:szCs w:val="32"/>
            </w:rPr>
          </w:rPrChange>
        </w:rPr>
        <w:t>import numpy as np</w:t>
      </w:r>
    </w:p>
    <w:p w14:paraId="047E1022" w14:textId="77777777" w:rsidR="00B25C7F" w:rsidRDefault="00B25C7F" w:rsidP="00466916">
      <w:pPr>
        <w:jc w:val="both"/>
        <w:rPr>
          <w:rFonts w:ascii="Arial" w:hAnsi="Arial"/>
          <w:sz w:val="32"/>
          <w:rPrChange w:id="1231" w:author="Microsoft Word" w:date="2025-11-24T11:47:00Z" w16du:dateUtc="2025-11-24T06:17:00Z">
            <w:rPr>
              <w:sz w:val="32"/>
              <w:szCs w:val="32"/>
            </w:rPr>
          </w:rPrChange>
        </w:rPr>
      </w:pPr>
      <w:r>
        <w:rPr>
          <w:rFonts w:ascii="Arial" w:hAnsi="Arial"/>
          <w:sz w:val="32"/>
          <w:rPrChange w:id="1232" w:author="Microsoft Word" w:date="2025-11-24T11:47:00Z" w16du:dateUtc="2025-11-24T06:17:00Z">
            <w:rPr>
              <w:sz w:val="32"/>
              <w:szCs w:val="32"/>
            </w:rPr>
          </w:rPrChange>
        </w:rPr>
        <w:t>from sklearn.datasets import make_moons</w:t>
      </w:r>
    </w:p>
    <w:p w14:paraId="733D887E" w14:textId="77777777" w:rsidR="00B25C7F" w:rsidRDefault="00B25C7F" w:rsidP="00466916">
      <w:pPr>
        <w:jc w:val="both"/>
        <w:rPr>
          <w:rFonts w:ascii="Arial" w:hAnsi="Arial"/>
          <w:sz w:val="32"/>
          <w:rPrChange w:id="1233" w:author="Microsoft Word" w:date="2025-11-24T11:47:00Z" w16du:dateUtc="2025-11-24T06:17:00Z">
            <w:rPr>
              <w:sz w:val="32"/>
              <w:szCs w:val="32"/>
            </w:rPr>
          </w:rPrChange>
        </w:rPr>
      </w:pPr>
      <w:r>
        <w:rPr>
          <w:rFonts w:ascii="Arial" w:hAnsi="Arial"/>
          <w:sz w:val="32"/>
          <w:rPrChange w:id="1234" w:author="Microsoft Word" w:date="2025-11-24T11:47:00Z" w16du:dateUtc="2025-11-24T06:17:00Z">
            <w:rPr>
              <w:sz w:val="32"/>
              <w:szCs w:val="32"/>
            </w:rPr>
          </w:rPrChange>
        </w:rPr>
        <w:t>from sklearn.cluster import DBSCAN</w:t>
      </w:r>
    </w:p>
    <w:p w14:paraId="1174B28A" w14:textId="77777777" w:rsidR="00B25C7F" w:rsidRDefault="00B25C7F" w:rsidP="00466916">
      <w:pPr>
        <w:jc w:val="both"/>
        <w:rPr>
          <w:rFonts w:ascii="Arial" w:hAnsi="Arial"/>
          <w:sz w:val="32"/>
          <w:rPrChange w:id="1235" w:author="Microsoft Word" w:date="2025-11-24T11:47:00Z" w16du:dateUtc="2025-11-24T06:17:00Z">
            <w:rPr>
              <w:sz w:val="32"/>
              <w:szCs w:val="32"/>
            </w:rPr>
          </w:rPrChange>
        </w:rPr>
      </w:pPr>
      <w:r>
        <w:rPr>
          <w:rFonts w:ascii="Arial" w:hAnsi="Arial"/>
          <w:sz w:val="32"/>
          <w:rPrChange w:id="1236" w:author="Microsoft Word" w:date="2025-11-24T11:47:00Z" w16du:dateUtc="2025-11-24T06:17:00Z">
            <w:rPr>
              <w:sz w:val="32"/>
              <w:szCs w:val="32"/>
            </w:rPr>
          </w:rPrChange>
        </w:rPr>
        <w:t># Generate synthetic moons data</w:t>
      </w:r>
    </w:p>
    <w:p w14:paraId="44F2126D" w14:textId="77777777" w:rsidR="00B25C7F" w:rsidRDefault="00B25C7F" w:rsidP="00466916">
      <w:pPr>
        <w:jc w:val="both"/>
        <w:rPr>
          <w:rFonts w:ascii="Arial" w:hAnsi="Arial"/>
          <w:sz w:val="32"/>
          <w:rPrChange w:id="1237" w:author="Microsoft Word" w:date="2025-11-24T11:47:00Z" w16du:dateUtc="2025-11-24T06:17:00Z">
            <w:rPr>
              <w:sz w:val="32"/>
              <w:szCs w:val="32"/>
            </w:rPr>
          </w:rPrChange>
        </w:rPr>
      </w:pPr>
      <w:r>
        <w:rPr>
          <w:rFonts w:ascii="Arial" w:hAnsi="Arial"/>
          <w:sz w:val="32"/>
          <w:rPrChange w:id="1238" w:author="Microsoft Word" w:date="2025-11-24T11:47:00Z" w16du:dateUtc="2025-11-24T06:17:00Z">
            <w:rPr>
              <w:sz w:val="32"/>
              <w:szCs w:val="32"/>
            </w:rPr>
          </w:rPrChange>
        </w:rPr>
        <w:t>X, _ = make_moons(n_samples=300, noise=0.1, random_state=42)</w:t>
      </w:r>
    </w:p>
    <w:p w14:paraId="0F4E23CE" w14:textId="77777777" w:rsidR="00692193" w:rsidRDefault="00B25C7F" w:rsidP="00466916">
      <w:pPr>
        <w:jc w:val="both"/>
        <w:rPr>
          <w:rFonts w:ascii="Arial" w:hAnsi="Arial"/>
          <w:sz w:val="32"/>
          <w:rPrChange w:id="1239" w:author="Microsoft Word" w:date="2025-11-24T11:47:00Z" w16du:dateUtc="2025-11-24T06:17:00Z">
            <w:rPr>
              <w:sz w:val="32"/>
              <w:szCs w:val="32"/>
            </w:rPr>
          </w:rPrChange>
        </w:rPr>
      </w:pPr>
      <w:r>
        <w:rPr>
          <w:rFonts w:ascii="Arial" w:hAnsi="Arial"/>
          <w:sz w:val="32"/>
          <w:rPrChange w:id="1240" w:author="Microsoft Word" w:date="2025-11-24T11:47:00Z" w16du:dateUtc="2025-11-24T06:17:00Z">
            <w:rPr>
              <w:sz w:val="32"/>
              <w:szCs w:val="32"/>
            </w:rPr>
          </w:rPrChange>
        </w:rPr>
        <w:t># Apply DBSCAN</w:t>
      </w:r>
    </w:p>
    <w:p w14:paraId="113B4812" w14:textId="77777777" w:rsidR="00692193" w:rsidRDefault="00B25C7F" w:rsidP="00466916">
      <w:pPr>
        <w:jc w:val="both"/>
        <w:rPr>
          <w:rFonts w:ascii="Arial" w:hAnsi="Arial"/>
          <w:sz w:val="32"/>
          <w:rPrChange w:id="1241" w:author="Microsoft Word" w:date="2025-11-24T11:47:00Z" w16du:dateUtc="2025-11-24T06:17:00Z">
            <w:rPr>
              <w:sz w:val="32"/>
              <w:szCs w:val="32"/>
            </w:rPr>
          </w:rPrChange>
        </w:rPr>
      </w:pPr>
      <w:r>
        <w:rPr>
          <w:rFonts w:ascii="Arial" w:hAnsi="Arial"/>
          <w:sz w:val="32"/>
          <w:rPrChange w:id="1242" w:author="Microsoft Word" w:date="2025-11-24T11:47:00Z" w16du:dateUtc="2025-11-24T06:17:00Z">
            <w:rPr>
              <w:sz w:val="32"/>
              <w:szCs w:val="32"/>
            </w:rPr>
          </w:rPrChange>
        </w:rPr>
        <w:t>dbscan = DBSCAN(eps=0.2, min_samples=5)</w:t>
      </w:r>
    </w:p>
    <w:p w14:paraId="09481BA4" w14:textId="4AAE067A" w:rsidR="00B25C7F" w:rsidRDefault="00B25C7F" w:rsidP="00466916">
      <w:pPr>
        <w:jc w:val="both"/>
        <w:rPr>
          <w:rFonts w:ascii="Arial" w:hAnsi="Arial"/>
          <w:sz w:val="32"/>
          <w:rPrChange w:id="1243" w:author="Microsoft Word" w:date="2025-11-24T11:47:00Z" w16du:dateUtc="2025-11-24T06:17:00Z">
            <w:rPr>
              <w:sz w:val="32"/>
              <w:szCs w:val="32"/>
            </w:rPr>
          </w:rPrChange>
        </w:rPr>
      </w:pPr>
      <w:r>
        <w:rPr>
          <w:rFonts w:ascii="Arial" w:hAnsi="Arial"/>
          <w:sz w:val="32"/>
          <w:rPrChange w:id="1244" w:author="Microsoft Word" w:date="2025-11-24T11:47:00Z" w16du:dateUtc="2025-11-24T06:17:00Z">
            <w:rPr>
              <w:sz w:val="32"/>
              <w:szCs w:val="32"/>
            </w:rPr>
          </w:rPrChange>
        </w:rPr>
        <w:lastRenderedPageBreak/>
        <w:t>labels = dbscan.fit_predict(X)</w:t>
      </w:r>
    </w:p>
    <w:p w14:paraId="2951388A" w14:textId="77777777" w:rsidR="00B25C7F" w:rsidRDefault="00B25C7F" w:rsidP="00466916">
      <w:pPr>
        <w:jc w:val="both"/>
        <w:rPr>
          <w:rFonts w:ascii="Arial" w:hAnsi="Arial"/>
          <w:sz w:val="32"/>
          <w:rPrChange w:id="1245" w:author="Microsoft Word" w:date="2025-11-24T11:47:00Z" w16du:dateUtc="2025-11-24T06:17:00Z">
            <w:rPr>
              <w:sz w:val="32"/>
              <w:szCs w:val="32"/>
            </w:rPr>
          </w:rPrChange>
        </w:rPr>
      </w:pPr>
      <w:r>
        <w:rPr>
          <w:rFonts w:ascii="Arial" w:hAnsi="Arial"/>
          <w:sz w:val="32"/>
          <w:rPrChange w:id="1246" w:author="Microsoft Word" w:date="2025-11-24T11:47:00Z" w16du:dateUtc="2025-11-24T06:17:00Z">
            <w:rPr>
              <w:sz w:val="32"/>
              <w:szCs w:val="32"/>
            </w:rPr>
          </w:rPrChange>
        </w:rPr>
        <w:t># Identify core, border, and noise</w:t>
      </w:r>
    </w:p>
    <w:p w14:paraId="2BF2BD35" w14:textId="77777777" w:rsidR="00B25C7F" w:rsidRDefault="00B25C7F" w:rsidP="00466916">
      <w:pPr>
        <w:jc w:val="both"/>
        <w:rPr>
          <w:rFonts w:ascii="Arial" w:hAnsi="Arial"/>
          <w:sz w:val="32"/>
          <w:rPrChange w:id="1247" w:author="Microsoft Word" w:date="2025-11-24T11:47:00Z" w16du:dateUtc="2025-11-24T06:17:00Z">
            <w:rPr>
              <w:sz w:val="32"/>
              <w:szCs w:val="32"/>
            </w:rPr>
          </w:rPrChange>
        </w:rPr>
      </w:pPr>
      <w:r>
        <w:rPr>
          <w:rFonts w:ascii="Arial" w:hAnsi="Arial"/>
          <w:sz w:val="32"/>
          <w:rPrChange w:id="1248" w:author="Microsoft Word" w:date="2025-11-24T11:47:00Z" w16du:dateUtc="2025-11-24T06:17:00Z">
            <w:rPr>
              <w:sz w:val="32"/>
              <w:szCs w:val="32"/>
            </w:rPr>
          </w:rPrChange>
        </w:rPr>
        <w:t>core_samples = dbscan.core_sample_indices_</w:t>
      </w:r>
    </w:p>
    <w:p w14:paraId="1A516124" w14:textId="77777777" w:rsidR="00B25C7F" w:rsidRDefault="00B25C7F" w:rsidP="00466916">
      <w:pPr>
        <w:jc w:val="both"/>
        <w:rPr>
          <w:rFonts w:ascii="Arial" w:hAnsi="Arial"/>
          <w:sz w:val="32"/>
          <w:rPrChange w:id="1249" w:author="Microsoft Word" w:date="2025-11-24T11:47:00Z" w16du:dateUtc="2025-11-24T06:17:00Z">
            <w:rPr>
              <w:sz w:val="32"/>
              <w:szCs w:val="32"/>
            </w:rPr>
          </w:rPrChange>
        </w:rPr>
      </w:pPr>
      <w:r>
        <w:rPr>
          <w:rFonts w:ascii="Arial" w:hAnsi="Arial"/>
          <w:sz w:val="32"/>
          <w:rPrChange w:id="1250" w:author="Microsoft Word" w:date="2025-11-24T11:47:00Z" w16du:dateUtc="2025-11-24T06:17:00Z">
            <w:rPr>
              <w:sz w:val="32"/>
              <w:szCs w:val="32"/>
            </w:rPr>
          </w:rPrChange>
        </w:rPr>
        <w:t>n_clusters = len(set(labels)) - (1 if -1 in labels else 0)</w:t>
      </w:r>
    </w:p>
    <w:p w14:paraId="3CCFC561" w14:textId="53275B3D" w:rsidR="00B25C7F" w:rsidRDefault="00B25C7F" w:rsidP="00466916">
      <w:pPr>
        <w:jc w:val="both"/>
        <w:rPr>
          <w:rFonts w:ascii="Arial" w:hAnsi="Arial"/>
          <w:sz w:val="32"/>
          <w:rPrChange w:id="1251" w:author="Microsoft Word" w:date="2025-11-24T11:47:00Z" w16du:dateUtc="2025-11-24T06:17:00Z">
            <w:rPr>
              <w:sz w:val="32"/>
              <w:szCs w:val="32"/>
            </w:rPr>
          </w:rPrChange>
        </w:rPr>
      </w:pPr>
      <w:r>
        <w:rPr>
          <w:rFonts w:ascii="Arial" w:hAnsi="Arial"/>
          <w:sz w:val="32"/>
          <w:rPrChange w:id="1252" w:author="Microsoft Word" w:date="2025-11-24T11:47:00Z" w16du:dateUtc="2025-11-24T06:17:00Z">
            <w:rPr>
              <w:sz w:val="32"/>
              <w:szCs w:val="32"/>
            </w:rPr>
          </w:rPrChange>
        </w:rPr>
        <w:t>n_noise = list(labels).count(-1)</w:t>
      </w:r>
    </w:p>
    <w:p w14:paraId="09D3FCC6" w14:textId="77777777" w:rsidR="00B25C7F" w:rsidRDefault="00B25C7F" w:rsidP="00466916">
      <w:pPr>
        <w:jc w:val="both"/>
        <w:rPr>
          <w:rFonts w:ascii="Arial" w:hAnsi="Arial"/>
          <w:sz w:val="32"/>
          <w:rPrChange w:id="1253" w:author="Microsoft Word" w:date="2025-11-24T11:47:00Z" w16du:dateUtc="2025-11-24T06:17:00Z">
            <w:rPr>
              <w:sz w:val="32"/>
              <w:szCs w:val="32"/>
            </w:rPr>
          </w:rPrChange>
        </w:rPr>
      </w:pPr>
      <w:r>
        <w:rPr>
          <w:rFonts w:ascii="Arial" w:hAnsi="Arial"/>
          <w:sz w:val="32"/>
          <w:rPrChange w:id="1254" w:author="Microsoft Word" w:date="2025-11-24T11:47:00Z" w16du:dateUtc="2025-11-24T06:17:00Z">
            <w:rPr>
              <w:sz w:val="32"/>
              <w:szCs w:val="32"/>
            </w:rPr>
          </w:rPrChange>
        </w:rPr>
        <w:t>print(f"Clusters found: {n_clusters}")</w:t>
      </w:r>
    </w:p>
    <w:p w14:paraId="2494E5F0" w14:textId="77777777" w:rsidR="00B25C7F" w:rsidRDefault="00B25C7F" w:rsidP="00466916">
      <w:pPr>
        <w:jc w:val="both"/>
        <w:rPr>
          <w:rFonts w:ascii="Arial" w:hAnsi="Arial"/>
          <w:sz w:val="32"/>
          <w:rPrChange w:id="1255" w:author="Microsoft Word" w:date="2025-11-24T11:47:00Z" w16du:dateUtc="2025-11-24T06:17:00Z">
            <w:rPr>
              <w:sz w:val="32"/>
              <w:szCs w:val="32"/>
            </w:rPr>
          </w:rPrChange>
        </w:rPr>
      </w:pPr>
      <w:r>
        <w:rPr>
          <w:rFonts w:ascii="Arial" w:hAnsi="Arial"/>
          <w:sz w:val="32"/>
          <w:rPrChange w:id="1256" w:author="Microsoft Word" w:date="2025-11-24T11:47:00Z" w16du:dateUtc="2025-11-24T06:17:00Z">
            <w:rPr>
              <w:sz w:val="32"/>
              <w:szCs w:val="32"/>
            </w:rPr>
          </w:rPrChange>
        </w:rPr>
        <w:t>print(f"Noise points: {n_noise}")</w:t>
      </w:r>
    </w:p>
    <w:p w14:paraId="3910F783" w14:textId="14AB3E56" w:rsidR="00B25C7F" w:rsidRDefault="00B25C7F" w:rsidP="00466916">
      <w:pPr>
        <w:jc w:val="both"/>
        <w:rPr>
          <w:rFonts w:ascii="Arial" w:hAnsi="Arial"/>
          <w:sz w:val="32"/>
          <w:rPrChange w:id="1257" w:author="Microsoft Word" w:date="2025-11-24T11:47:00Z" w16du:dateUtc="2025-11-24T06:17:00Z">
            <w:rPr>
              <w:sz w:val="32"/>
              <w:szCs w:val="32"/>
            </w:rPr>
          </w:rPrChange>
        </w:rPr>
      </w:pPr>
      <w:r>
        <w:rPr>
          <w:rFonts w:ascii="Arial" w:hAnsi="Arial"/>
          <w:sz w:val="32"/>
          <w:rPrChange w:id="1258" w:author="Microsoft Word" w:date="2025-11-24T11:47:00Z" w16du:dateUtc="2025-11-24T06:17:00Z">
            <w:rPr>
              <w:sz w:val="32"/>
              <w:szCs w:val="32"/>
            </w:rPr>
          </w:rPrChange>
        </w:rPr>
        <w:t>print(f"Core samples: {len(core_samples)}")</w:t>
      </w:r>
    </w:p>
    <w:p w14:paraId="5AF435D4" w14:textId="77777777" w:rsidR="00B25C7F" w:rsidRDefault="00B25C7F" w:rsidP="00466916">
      <w:pPr>
        <w:jc w:val="both"/>
        <w:rPr>
          <w:rFonts w:ascii="Arial" w:hAnsi="Arial"/>
          <w:sz w:val="32"/>
          <w:rPrChange w:id="1259" w:author="Microsoft Word" w:date="2025-11-24T11:47:00Z" w16du:dateUtc="2025-11-24T06:17:00Z">
            <w:rPr>
              <w:sz w:val="32"/>
              <w:szCs w:val="32"/>
            </w:rPr>
          </w:rPrChange>
        </w:rPr>
      </w:pPr>
      <w:r>
        <w:rPr>
          <w:rFonts w:ascii="Arial" w:hAnsi="Arial"/>
          <w:sz w:val="32"/>
          <w:rPrChange w:id="1260" w:author="Microsoft Word" w:date="2025-11-24T11:47:00Z" w16du:dateUtc="2025-11-24T06:17:00Z">
            <w:rPr>
              <w:sz w:val="32"/>
              <w:szCs w:val="32"/>
            </w:rPr>
          </w:rPrChange>
        </w:rPr>
        <w:t># Plot results</w:t>
      </w:r>
    </w:p>
    <w:p w14:paraId="65C1ECAA" w14:textId="77777777" w:rsidR="00B25C7F" w:rsidRDefault="00B25C7F" w:rsidP="00466916">
      <w:pPr>
        <w:jc w:val="both"/>
        <w:rPr>
          <w:rFonts w:ascii="Arial" w:hAnsi="Arial"/>
          <w:sz w:val="32"/>
          <w:rPrChange w:id="1261" w:author="Microsoft Word" w:date="2025-11-24T11:47:00Z" w16du:dateUtc="2025-11-24T06:17:00Z">
            <w:rPr>
              <w:sz w:val="32"/>
              <w:szCs w:val="32"/>
            </w:rPr>
          </w:rPrChange>
        </w:rPr>
      </w:pPr>
      <w:r>
        <w:rPr>
          <w:rFonts w:ascii="Arial" w:hAnsi="Arial"/>
          <w:sz w:val="32"/>
          <w:rPrChange w:id="1262" w:author="Microsoft Word" w:date="2025-11-24T11:47:00Z" w16du:dateUtc="2025-11-24T06:17:00Z">
            <w:rPr>
              <w:sz w:val="32"/>
              <w:szCs w:val="32"/>
            </w:rPr>
          </w:rPrChange>
        </w:rPr>
        <w:t>unique_labels = set(labels)</w:t>
      </w:r>
    </w:p>
    <w:p w14:paraId="5BA1301D" w14:textId="77777777" w:rsidR="00B25C7F" w:rsidRDefault="00B25C7F" w:rsidP="00466916">
      <w:pPr>
        <w:jc w:val="both"/>
        <w:rPr>
          <w:rFonts w:ascii="Arial" w:hAnsi="Arial"/>
          <w:sz w:val="32"/>
          <w:rPrChange w:id="1263" w:author="Microsoft Word" w:date="2025-11-24T11:47:00Z" w16du:dateUtc="2025-11-24T06:17:00Z">
            <w:rPr>
              <w:sz w:val="32"/>
              <w:szCs w:val="32"/>
            </w:rPr>
          </w:rPrChange>
        </w:rPr>
      </w:pPr>
      <w:r>
        <w:rPr>
          <w:rFonts w:ascii="Arial" w:hAnsi="Arial"/>
          <w:sz w:val="32"/>
          <w:rPrChange w:id="1264" w:author="Microsoft Word" w:date="2025-11-24T11:47:00Z" w16du:dateUtc="2025-11-24T06:17:00Z">
            <w:rPr>
              <w:sz w:val="32"/>
              <w:szCs w:val="32"/>
            </w:rPr>
          </w:rPrChange>
        </w:rPr>
        <w:t>colors = [plt.cm.Spectral(each) for each in np.linspace(0, 1, len(unique_labels))]</w:t>
      </w:r>
    </w:p>
    <w:p w14:paraId="4354458D" w14:textId="77777777" w:rsidR="00B25C7F" w:rsidRDefault="00B25C7F" w:rsidP="00466916">
      <w:pPr>
        <w:jc w:val="both"/>
        <w:rPr>
          <w:rFonts w:ascii="Arial" w:hAnsi="Arial"/>
          <w:sz w:val="32"/>
          <w:rPrChange w:id="1265" w:author="Microsoft Word" w:date="2025-11-24T11:47:00Z" w16du:dateUtc="2025-11-24T06:17:00Z">
            <w:rPr>
              <w:sz w:val="32"/>
              <w:szCs w:val="32"/>
            </w:rPr>
          </w:rPrChange>
        </w:rPr>
      </w:pPr>
      <w:r>
        <w:rPr>
          <w:rFonts w:ascii="Arial" w:hAnsi="Arial"/>
          <w:sz w:val="32"/>
          <w:rPrChange w:id="1266" w:author="Microsoft Word" w:date="2025-11-24T11:47:00Z" w16du:dateUtc="2025-11-24T06:17:00Z">
            <w:rPr>
              <w:sz w:val="32"/>
              <w:szCs w:val="32"/>
            </w:rPr>
          </w:rPrChange>
        </w:rPr>
        <w:t>plt.figure(figsize=(7, 5))</w:t>
      </w:r>
    </w:p>
    <w:p w14:paraId="12FD0998" w14:textId="77777777" w:rsidR="00B25C7F" w:rsidRDefault="00B25C7F" w:rsidP="00466916">
      <w:pPr>
        <w:jc w:val="both"/>
        <w:rPr>
          <w:rFonts w:ascii="Arial" w:hAnsi="Arial"/>
          <w:sz w:val="32"/>
          <w:rPrChange w:id="1267" w:author="Microsoft Word" w:date="2025-11-24T11:47:00Z" w16du:dateUtc="2025-11-24T06:17:00Z">
            <w:rPr>
              <w:sz w:val="32"/>
              <w:szCs w:val="32"/>
            </w:rPr>
          </w:rPrChange>
        </w:rPr>
      </w:pPr>
      <w:r>
        <w:rPr>
          <w:rFonts w:ascii="Arial" w:hAnsi="Arial"/>
          <w:sz w:val="32"/>
          <w:rPrChange w:id="1268" w:author="Microsoft Word" w:date="2025-11-24T11:47:00Z" w16du:dateUtc="2025-11-24T06:17:00Z">
            <w:rPr>
              <w:sz w:val="32"/>
              <w:szCs w:val="32"/>
            </w:rPr>
          </w:rPrChange>
        </w:rPr>
        <w:t>for k, col in zip(unique_labels, colors):</w:t>
      </w:r>
    </w:p>
    <w:p w14:paraId="1065B7C1" w14:textId="44B84D69" w:rsidR="00B25C7F" w:rsidRDefault="00B25C7F" w:rsidP="00466916">
      <w:pPr>
        <w:jc w:val="both"/>
        <w:rPr>
          <w:rFonts w:ascii="Arial" w:hAnsi="Arial"/>
          <w:sz w:val="32"/>
          <w:rPrChange w:id="1269" w:author="Microsoft Word" w:date="2025-11-24T11:47:00Z" w16du:dateUtc="2025-11-24T06:17:00Z">
            <w:rPr>
              <w:sz w:val="32"/>
              <w:szCs w:val="32"/>
            </w:rPr>
          </w:rPrChange>
        </w:rPr>
      </w:pPr>
      <w:r>
        <w:rPr>
          <w:rFonts w:ascii="Arial" w:hAnsi="Arial"/>
          <w:sz w:val="32"/>
          <w:rPrChange w:id="1270" w:author="Microsoft Word" w:date="2025-11-24T11:47:00Z" w16du:dateUtc="2025-11-24T06:17:00Z">
            <w:rPr>
              <w:sz w:val="32"/>
              <w:szCs w:val="32"/>
            </w:rPr>
          </w:rPrChange>
        </w:rPr>
        <w:t>if k == -1:</w:t>
      </w:r>
    </w:p>
    <w:p w14:paraId="6D7D289D" w14:textId="77777777" w:rsidR="00F60A1D" w:rsidRDefault="00B25C7F" w:rsidP="00466916">
      <w:pPr>
        <w:jc w:val="both"/>
        <w:rPr>
          <w:rFonts w:ascii="Arial" w:hAnsi="Arial"/>
          <w:sz w:val="32"/>
          <w:rPrChange w:id="1271" w:author="Microsoft Word" w:date="2025-11-24T11:47:00Z" w16du:dateUtc="2025-11-24T06:17:00Z">
            <w:rPr>
              <w:sz w:val="32"/>
              <w:szCs w:val="32"/>
            </w:rPr>
          </w:rPrChange>
        </w:rPr>
      </w:pPr>
      <w:r>
        <w:rPr>
          <w:rFonts w:ascii="Arial" w:hAnsi="Arial"/>
          <w:sz w:val="32"/>
          <w:rPrChange w:id="1272" w:author="Microsoft Word" w:date="2025-11-24T11:47:00Z" w16du:dateUtc="2025-11-24T06:17:00Z">
            <w:rPr>
              <w:sz w:val="32"/>
              <w:szCs w:val="32"/>
            </w:rPr>
          </w:rPrChange>
        </w:rPr>
        <w:t>col = [0, 0, 0, 1]  # Black for noise</w:t>
      </w:r>
    </w:p>
    <w:p w14:paraId="2AE4A139" w14:textId="134231CC" w:rsidR="00B25C7F" w:rsidRDefault="00B25C7F" w:rsidP="00466916">
      <w:pPr>
        <w:jc w:val="both"/>
        <w:rPr>
          <w:rFonts w:ascii="Arial" w:hAnsi="Arial"/>
          <w:sz w:val="32"/>
          <w:rPrChange w:id="1273" w:author="Microsoft Word" w:date="2025-11-24T11:47:00Z" w16du:dateUtc="2025-11-24T06:17:00Z">
            <w:rPr>
              <w:sz w:val="32"/>
              <w:szCs w:val="32"/>
            </w:rPr>
          </w:rPrChange>
        </w:rPr>
      </w:pPr>
      <w:r>
        <w:rPr>
          <w:rFonts w:ascii="Arial" w:hAnsi="Arial"/>
          <w:sz w:val="32"/>
          <w:rPrChange w:id="1274" w:author="Microsoft Word" w:date="2025-11-24T11:47:00Z" w16du:dateUtc="2025-11-24T06:17:00Z">
            <w:rPr>
              <w:sz w:val="32"/>
              <w:szCs w:val="32"/>
            </w:rPr>
          </w:rPrChange>
        </w:rPr>
        <w:t>marker = 'x'</w:t>
      </w:r>
    </w:p>
    <w:p w14:paraId="2009D496" w14:textId="20650B84" w:rsidR="00B25C7F" w:rsidRDefault="00B25C7F" w:rsidP="00466916">
      <w:pPr>
        <w:jc w:val="both"/>
        <w:rPr>
          <w:rFonts w:ascii="Arial" w:hAnsi="Arial"/>
          <w:sz w:val="32"/>
          <w:rPrChange w:id="1275" w:author="Microsoft Word" w:date="2025-11-24T11:47:00Z" w16du:dateUtc="2025-11-24T06:17:00Z">
            <w:rPr>
              <w:sz w:val="32"/>
              <w:szCs w:val="32"/>
            </w:rPr>
          </w:rPrChange>
        </w:rPr>
      </w:pPr>
      <w:r>
        <w:rPr>
          <w:rFonts w:ascii="Arial" w:hAnsi="Arial"/>
          <w:sz w:val="32"/>
          <w:rPrChange w:id="1276" w:author="Microsoft Word" w:date="2025-11-24T11:47:00Z" w16du:dateUtc="2025-11-24T06:17:00Z">
            <w:rPr>
              <w:sz w:val="32"/>
              <w:szCs w:val="32"/>
            </w:rPr>
          </w:rPrChange>
        </w:rPr>
        <w:t>else:</w:t>
      </w:r>
    </w:p>
    <w:p w14:paraId="342D3FE8" w14:textId="26969862" w:rsidR="00B25C7F" w:rsidRDefault="00B25C7F" w:rsidP="00466916">
      <w:pPr>
        <w:jc w:val="both"/>
        <w:rPr>
          <w:rFonts w:ascii="Arial" w:hAnsi="Arial"/>
          <w:sz w:val="32"/>
          <w:rPrChange w:id="1277" w:author="Microsoft Word" w:date="2025-11-24T11:47:00Z" w16du:dateUtc="2025-11-24T06:17:00Z">
            <w:rPr>
              <w:sz w:val="32"/>
              <w:szCs w:val="32"/>
            </w:rPr>
          </w:rPrChange>
        </w:rPr>
      </w:pPr>
      <w:r>
        <w:rPr>
          <w:rFonts w:ascii="Arial" w:hAnsi="Arial"/>
          <w:sz w:val="32"/>
          <w:rPrChange w:id="1278" w:author="Microsoft Word" w:date="2025-11-24T11:47:00Z" w16du:dateUtc="2025-11-24T06:17:00Z">
            <w:rPr>
              <w:sz w:val="32"/>
              <w:szCs w:val="32"/>
            </w:rPr>
          </w:rPrChange>
        </w:rPr>
        <w:t>marker = 'o'</w:t>
      </w:r>
    </w:p>
    <w:p w14:paraId="46F970B6" w14:textId="180A6BCE" w:rsidR="00B25C7F" w:rsidRDefault="00B25C7F" w:rsidP="00466916">
      <w:pPr>
        <w:jc w:val="both"/>
        <w:rPr>
          <w:rFonts w:ascii="Arial" w:hAnsi="Arial"/>
          <w:sz w:val="32"/>
          <w:rPrChange w:id="1279" w:author="Microsoft Word" w:date="2025-11-24T11:47:00Z" w16du:dateUtc="2025-11-24T06:17:00Z">
            <w:rPr>
              <w:sz w:val="32"/>
              <w:szCs w:val="32"/>
            </w:rPr>
          </w:rPrChange>
        </w:rPr>
      </w:pPr>
      <w:r>
        <w:rPr>
          <w:rFonts w:ascii="Arial" w:hAnsi="Arial"/>
          <w:sz w:val="32"/>
          <w:rPrChange w:id="1280" w:author="Microsoft Word" w:date="2025-11-24T11:47:00Z" w16du:dateUtc="2025-11-24T06:17:00Z">
            <w:rPr>
              <w:sz w:val="32"/>
              <w:szCs w:val="32"/>
            </w:rPr>
          </w:rPrChange>
        </w:rPr>
        <w:t>class_member_mask = (labels == k)</w:t>
      </w:r>
    </w:p>
    <w:p w14:paraId="6A65D041" w14:textId="4462A3BE" w:rsidR="00B25C7F" w:rsidRDefault="00B25C7F" w:rsidP="00466916">
      <w:pPr>
        <w:jc w:val="both"/>
        <w:rPr>
          <w:rFonts w:ascii="Arial" w:hAnsi="Arial"/>
          <w:sz w:val="32"/>
          <w:rPrChange w:id="1281" w:author="Microsoft Word" w:date="2025-11-24T11:47:00Z" w16du:dateUtc="2025-11-24T06:17:00Z">
            <w:rPr>
              <w:sz w:val="32"/>
              <w:szCs w:val="32"/>
            </w:rPr>
          </w:rPrChange>
        </w:rPr>
      </w:pPr>
      <w:r>
        <w:rPr>
          <w:rFonts w:ascii="Arial" w:hAnsi="Arial"/>
          <w:sz w:val="32"/>
          <w:rPrChange w:id="1282" w:author="Microsoft Word" w:date="2025-11-24T11:47:00Z" w16du:dateUtc="2025-11-24T06:17:00Z">
            <w:rPr>
              <w:sz w:val="32"/>
              <w:szCs w:val="32"/>
            </w:rPr>
          </w:rPrChange>
        </w:rPr>
        <w:t> xy = X[class_member_mask]</w:t>
      </w:r>
    </w:p>
    <w:p w14:paraId="632D161F" w14:textId="77777777" w:rsidR="00832D2B" w:rsidRDefault="00B25C7F" w:rsidP="00466916">
      <w:pPr>
        <w:jc w:val="both"/>
        <w:rPr>
          <w:rFonts w:ascii="Arial" w:hAnsi="Arial"/>
          <w:sz w:val="32"/>
          <w:rPrChange w:id="1283" w:author="Microsoft Word" w:date="2025-11-24T11:47:00Z" w16du:dateUtc="2025-11-24T06:17:00Z">
            <w:rPr>
              <w:sz w:val="32"/>
              <w:szCs w:val="32"/>
            </w:rPr>
          </w:rPrChange>
        </w:rPr>
      </w:pPr>
      <w:ins w:id="1284" w:author="Microsoft Word" w:date="2025-11-24T11:47:00Z" w16du:dateUtc="2025-11-24T06:17:00Z">
        <w:r w:rsidRPr="00B25C7F">
          <w:rPr>
            <w:sz w:val="32"/>
            <w:szCs w:val="32"/>
          </w:rPr>
          <w:t> </w:t>
        </w:r>
      </w:ins>
      <w:r>
        <w:rPr>
          <w:rFonts w:ascii="Arial" w:hAnsi="Arial"/>
          <w:sz w:val="32"/>
          <w:rPrChange w:id="1285" w:author="Microsoft Word" w:date="2025-11-24T11:47:00Z" w16du:dateUtc="2025-11-24T06:17:00Z">
            <w:rPr>
              <w:sz w:val="32"/>
              <w:szCs w:val="32"/>
            </w:rPr>
          </w:rPrChange>
        </w:rPr>
        <w:t xml:space="preserve">plt.scatter(xy[:, 0], xy[:, 1], c=[col], s=50, marker=marker, </w:t>
      </w:r>
      <w:r w:rsidR="00832D2B">
        <w:rPr>
          <w:rFonts w:ascii="Arial" w:hAnsi="Arial"/>
          <w:sz w:val="32"/>
          <w:rPrChange w:id="1286" w:author="Microsoft Word" w:date="2025-11-24T11:47:00Z" w16du:dateUtc="2025-11-24T06:17:00Z">
            <w:rPr>
              <w:sz w:val="32"/>
              <w:szCs w:val="32"/>
            </w:rPr>
          </w:rPrChange>
        </w:rPr>
        <w:t xml:space="preserve">   </w:t>
      </w:r>
      <w:r>
        <w:rPr>
          <w:rFonts w:ascii="Arial" w:hAnsi="Arial"/>
          <w:sz w:val="32"/>
          <w:rPrChange w:id="1287" w:author="Microsoft Word" w:date="2025-11-24T11:47:00Z" w16du:dateUtc="2025-11-24T06:17:00Z">
            <w:rPr>
              <w:sz w:val="32"/>
              <w:szCs w:val="32"/>
            </w:rPr>
          </w:rPrChange>
        </w:rPr>
        <w:t>edgecolors='k')</w:t>
      </w:r>
    </w:p>
    <w:p w14:paraId="64C1F432" w14:textId="3607C569" w:rsidR="00B25C7F" w:rsidRDefault="00B25C7F" w:rsidP="00466916">
      <w:pPr>
        <w:jc w:val="both"/>
        <w:rPr>
          <w:rFonts w:ascii="Arial" w:hAnsi="Arial"/>
          <w:sz w:val="32"/>
          <w:rPrChange w:id="1288" w:author="Microsoft Word" w:date="2025-11-24T11:47:00Z" w16du:dateUtc="2025-11-24T06:17:00Z">
            <w:rPr>
              <w:sz w:val="32"/>
              <w:szCs w:val="32"/>
            </w:rPr>
          </w:rPrChange>
        </w:rPr>
      </w:pPr>
      <w:r>
        <w:rPr>
          <w:rFonts w:ascii="Arial" w:hAnsi="Arial"/>
          <w:sz w:val="32"/>
          <w:rPrChange w:id="1289" w:author="Microsoft Word" w:date="2025-11-24T11:47:00Z" w16du:dateUtc="2025-11-24T06:17:00Z">
            <w:rPr>
              <w:sz w:val="32"/>
              <w:szCs w:val="32"/>
            </w:rPr>
          </w:rPrChange>
        </w:rPr>
        <w:lastRenderedPageBreak/>
        <w:t>plt.title('DBSCAN: Two Moons Clustering')</w:t>
      </w:r>
    </w:p>
    <w:p w14:paraId="7FC20631" w14:textId="77777777" w:rsidR="00B25C7F" w:rsidRDefault="00B25C7F" w:rsidP="00466916">
      <w:pPr>
        <w:jc w:val="both"/>
        <w:rPr>
          <w:rFonts w:ascii="Arial" w:hAnsi="Arial"/>
          <w:sz w:val="32"/>
          <w:rPrChange w:id="1290" w:author="Microsoft Word" w:date="2025-11-24T11:47:00Z" w16du:dateUtc="2025-11-24T06:17:00Z">
            <w:rPr>
              <w:sz w:val="32"/>
              <w:szCs w:val="32"/>
            </w:rPr>
          </w:rPrChange>
        </w:rPr>
      </w:pPr>
      <w:r>
        <w:rPr>
          <w:rFonts w:ascii="Arial" w:hAnsi="Arial"/>
          <w:sz w:val="32"/>
          <w:rPrChange w:id="1291" w:author="Microsoft Word" w:date="2025-11-24T11:47:00Z" w16du:dateUtc="2025-11-24T06:17:00Z">
            <w:rPr>
              <w:sz w:val="32"/>
              <w:szCs w:val="32"/>
            </w:rPr>
          </w:rPrChange>
        </w:rPr>
        <w:t>plt.xlabel('Feature 1')</w:t>
      </w:r>
    </w:p>
    <w:p w14:paraId="51747272" w14:textId="77777777" w:rsidR="00B25C7F" w:rsidRDefault="00B25C7F" w:rsidP="00466916">
      <w:pPr>
        <w:jc w:val="both"/>
        <w:rPr>
          <w:rFonts w:ascii="Arial" w:hAnsi="Arial"/>
          <w:sz w:val="32"/>
          <w:rPrChange w:id="1292" w:author="Microsoft Word" w:date="2025-11-24T11:47:00Z" w16du:dateUtc="2025-11-24T06:17:00Z">
            <w:rPr>
              <w:sz w:val="32"/>
              <w:szCs w:val="32"/>
            </w:rPr>
          </w:rPrChange>
        </w:rPr>
      </w:pPr>
      <w:r>
        <w:rPr>
          <w:rFonts w:ascii="Arial" w:hAnsi="Arial"/>
          <w:sz w:val="32"/>
          <w:rPrChange w:id="1293" w:author="Microsoft Word" w:date="2025-11-24T11:47:00Z" w16du:dateUtc="2025-11-24T06:17:00Z">
            <w:rPr>
              <w:sz w:val="32"/>
              <w:szCs w:val="32"/>
            </w:rPr>
          </w:rPrChange>
        </w:rPr>
        <w:t>plt.ylabel('Feature 2')</w:t>
      </w:r>
    </w:p>
    <w:p w14:paraId="7B5767F0" w14:textId="77777777" w:rsidR="00B25C7F" w:rsidRDefault="00B25C7F" w:rsidP="00466916">
      <w:pPr>
        <w:jc w:val="both"/>
        <w:rPr>
          <w:rFonts w:ascii="Arial" w:hAnsi="Arial"/>
          <w:sz w:val="32"/>
          <w:rPrChange w:id="1294" w:author="Microsoft Word" w:date="2025-11-24T11:47:00Z" w16du:dateUtc="2025-11-24T06:17:00Z">
            <w:rPr>
              <w:sz w:val="32"/>
              <w:szCs w:val="32"/>
            </w:rPr>
          </w:rPrChange>
        </w:rPr>
      </w:pPr>
      <w:r>
        <w:rPr>
          <w:rFonts w:ascii="Arial" w:hAnsi="Arial"/>
          <w:sz w:val="32"/>
          <w:rPrChange w:id="1295" w:author="Microsoft Word" w:date="2025-11-24T11:47:00Z" w16du:dateUtc="2025-11-24T06:17:00Z">
            <w:rPr>
              <w:sz w:val="32"/>
              <w:szCs w:val="32"/>
            </w:rPr>
          </w:rPrChange>
        </w:rPr>
        <w:t>plt.grid(True, alpha=0.3)</w:t>
      </w:r>
    </w:p>
    <w:p w14:paraId="633B4AEF" w14:textId="77777777" w:rsidR="00B25C7F" w:rsidRDefault="00B25C7F" w:rsidP="00466916">
      <w:pPr>
        <w:jc w:val="both"/>
        <w:rPr>
          <w:rFonts w:ascii="Arial" w:hAnsi="Arial"/>
          <w:sz w:val="32"/>
          <w:rPrChange w:id="1296" w:author="Microsoft Word" w:date="2025-11-24T11:47:00Z" w16du:dateUtc="2025-11-24T06:17:00Z">
            <w:rPr>
              <w:sz w:val="32"/>
              <w:szCs w:val="32"/>
            </w:rPr>
          </w:rPrChange>
        </w:rPr>
      </w:pPr>
      <w:r>
        <w:rPr>
          <w:rFonts w:ascii="Arial" w:hAnsi="Arial"/>
          <w:sz w:val="32"/>
          <w:rPrChange w:id="1297" w:author="Microsoft Word" w:date="2025-11-24T11:47:00Z" w16du:dateUtc="2025-11-24T06:17:00Z">
            <w:rPr>
              <w:sz w:val="32"/>
              <w:szCs w:val="32"/>
            </w:rPr>
          </w:rPrChange>
        </w:rPr>
        <w:t>plt.tight_layout()</w:t>
      </w:r>
    </w:p>
    <w:p w14:paraId="74B6B0A0" w14:textId="77777777" w:rsidR="00B25C7F" w:rsidRDefault="00B25C7F" w:rsidP="00466916">
      <w:pPr>
        <w:jc w:val="both"/>
        <w:rPr>
          <w:rFonts w:ascii="Arial" w:hAnsi="Arial"/>
          <w:sz w:val="32"/>
          <w:rPrChange w:id="1298" w:author="Microsoft Word" w:date="2025-11-24T11:47:00Z" w16du:dateUtc="2025-11-24T06:17:00Z">
            <w:rPr>
              <w:sz w:val="32"/>
              <w:szCs w:val="32"/>
            </w:rPr>
          </w:rPrChange>
        </w:rPr>
      </w:pPr>
      <w:r>
        <w:rPr>
          <w:rFonts w:ascii="Arial" w:hAnsi="Arial"/>
          <w:sz w:val="32"/>
          <w:rPrChange w:id="1299" w:author="Microsoft Word" w:date="2025-11-24T11:47:00Z" w16du:dateUtc="2025-11-24T06:17:00Z">
            <w:rPr>
              <w:sz w:val="32"/>
              <w:szCs w:val="32"/>
            </w:rPr>
          </w:rPrChange>
        </w:rPr>
        <w:t>plt.show()</w:t>
      </w:r>
    </w:p>
    <w:p w14:paraId="33B1701E" w14:textId="35C515D2" w:rsidR="00955DDD" w:rsidRDefault="00955DDD" w:rsidP="00466916">
      <w:pPr>
        <w:jc w:val="both"/>
        <w:rPr>
          <w:rFonts w:ascii="Arial" w:hAnsi="Arial"/>
          <w:b/>
          <w:sz w:val="36"/>
          <w:rPrChange w:id="1300" w:author="Microsoft Word" w:date="2025-11-24T11:47:00Z" w16du:dateUtc="2025-11-24T06:17:00Z">
            <w:rPr>
              <w:b/>
              <w:bCs/>
              <w:sz w:val="36"/>
              <w:szCs w:val="36"/>
            </w:rPr>
          </w:rPrChange>
        </w:rPr>
      </w:pPr>
      <w:r>
        <w:rPr>
          <w:rFonts w:ascii="Arial" w:hAnsi="Arial"/>
          <w:b/>
          <w:i/>
          <w:sz w:val="36"/>
          <w:rPrChange w:id="1301" w:author="Microsoft Word" w:date="2025-11-24T11:47:00Z" w16du:dateUtc="2025-11-24T06:17:00Z">
            <w:rPr>
              <w:b/>
              <w:bCs/>
              <w:i/>
              <w:iCs/>
              <w:sz w:val="36"/>
              <w:szCs w:val="36"/>
            </w:rPr>
          </w:rPrChange>
        </w:rPr>
        <w:t>Output</w:t>
      </w:r>
      <w:r>
        <w:rPr>
          <w:rFonts w:ascii="Arial" w:hAnsi="Arial"/>
          <w:b/>
          <w:sz w:val="36"/>
          <w:rPrChange w:id="1302" w:author="Microsoft Word" w:date="2025-11-24T11:47:00Z" w16du:dateUtc="2025-11-24T06:17:00Z">
            <w:rPr>
              <w:b/>
              <w:bCs/>
              <w:sz w:val="36"/>
              <w:szCs w:val="36"/>
            </w:rPr>
          </w:rPrChange>
        </w:rPr>
        <w:t>:</w:t>
      </w:r>
    </w:p>
    <w:p w14:paraId="0EB9D967" w14:textId="77777777" w:rsidR="00751083" w:rsidRDefault="00000000">
      <w:pPr>
        <w:jc w:val="both"/>
        <w:rPr>
          <w:del w:id="1303" w:author="Microsoft Word" w:date="2025-11-24T11:47:00Z" w16du:dateUtc="2025-11-24T06:17:00Z"/>
          <w:rFonts w:ascii="Arial" w:hAnsi="Arial" w:cs="Arial"/>
          <w:b/>
          <w:bCs/>
          <w:i/>
          <w:iCs/>
          <w:sz w:val="36"/>
          <w:szCs w:val="36"/>
        </w:rPr>
      </w:pPr>
      <w:del w:id="1304" w:author="Microsoft Word" w:date="2025-11-24T11:47:00Z" w16du:dateUtc="2025-11-24T06:17:00Z">
        <w:r>
          <w:rPr>
            <w:rFonts w:ascii="Arial" w:hAnsi="Arial" w:cs="Arial"/>
            <w:b/>
            <w:bCs/>
            <w:i/>
            <w:iCs/>
            <w:noProof/>
            <w:sz w:val="36"/>
            <w:szCs w:val="36"/>
          </w:rPr>
          <w:drawing>
            <wp:inline distT="0" distB="0" distL="0" distR="0" wp14:anchorId="504B7E91" wp14:editId="7B435A36">
              <wp:extent cx="6179820" cy="4457700"/>
              <wp:effectExtent l="0" t="0" r="0" b="0"/>
              <wp:docPr id="929233302" name="Picture 1" descr="A graph of a clustering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25186" name="Picture 1" descr="A graph of a clustering diagram&#10;&#10;AI-generated content may be incorrect."/>
                      <pic:cNvPicPr>
                        <a:picLocks noChangeAspect="1"/>
                      </pic:cNvPicPr>
                    </pic:nvPicPr>
                    <pic:blipFill>
                      <a:blip r:embed="rId18"/>
                      <a:stretch>
                        <a:fillRect/>
                      </a:stretch>
                    </pic:blipFill>
                    <pic:spPr>
                      <a:xfrm>
                        <a:off x="0" y="0"/>
                        <a:ext cx="6179820" cy="4457700"/>
                      </a:xfrm>
                      <a:prstGeom prst="rect">
                        <a:avLst/>
                      </a:prstGeom>
                    </pic:spPr>
                  </pic:pic>
                </a:graphicData>
              </a:graphic>
            </wp:inline>
          </w:drawing>
        </w:r>
      </w:del>
    </w:p>
    <w:p w14:paraId="0AD60A08" w14:textId="77777777" w:rsidR="00751083" w:rsidRDefault="00751083">
      <w:pPr>
        <w:jc w:val="both"/>
        <w:rPr>
          <w:del w:id="1305" w:author="Microsoft Word" w:date="2025-11-24T11:47:00Z" w16du:dateUtc="2025-11-24T06:17:00Z"/>
          <w:rFonts w:ascii="Arial" w:hAnsi="Arial" w:cs="Arial"/>
          <w:b/>
          <w:bCs/>
          <w:i/>
          <w:iCs/>
          <w:sz w:val="36"/>
          <w:szCs w:val="36"/>
        </w:rPr>
      </w:pPr>
    </w:p>
    <w:p w14:paraId="1B606629" w14:textId="632A5B58" w:rsidR="00A937C5" w:rsidRPr="00533F2A" w:rsidRDefault="00A937C5" w:rsidP="00466916">
      <w:pPr>
        <w:jc w:val="both"/>
        <w:rPr>
          <w:ins w:id="1306" w:author="Microsoft Word" w:date="2025-11-24T11:47:00Z" w16du:dateUtc="2025-11-24T06:17:00Z"/>
          <w:b/>
          <w:bCs/>
          <w:i/>
          <w:iCs/>
          <w:sz w:val="36"/>
          <w:szCs w:val="36"/>
        </w:rPr>
      </w:pPr>
      <w:ins w:id="1307" w:author="Microsoft Word" w:date="2025-11-24T11:47:00Z" w16du:dateUtc="2025-11-24T06:17:00Z">
        <w:r w:rsidRPr="00A937C5">
          <w:rPr>
            <w:b/>
            <w:bCs/>
            <w:i/>
            <w:iCs/>
            <w:noProof/>
            <w:sz w:val="36"/>
            <w:szCs w:val="36"/>
          </w:rPr>
          <w:drawing>
            <wp:inline distT="0" distB="0" distL="0" distR="0" wp14:anchorId="6AFF35BA" wp14:editId="6A627D72">
              <wp:extent cx="6179820" cy="4457700"/>
              <wp:effectExtent l="0" t="0" r="0" b="0"/>
              <wp:docPr id="328325186" name="Picture 1" descr="A graph of a clustering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25186" name="Picture 1" descr="A graph of a clustering diagram&#10;&#10;AI-generated content may be incorrect."/>
                      <pic:cNvPicPr/>
                    </pic:nvPicPr>
                    <pic:blipFill>
                      <a:blip r:embed="rId18"/>
                      <a:stretch>
                        <a:fillRect/>
                      </a:stretch>
                    </pic:blipFill>
                    <pic:spPr>
                      <a:xfrm>
                        <a:off x="0" y="0"/>
                        <a:ext cx="6179820" cy="4457700"/>
                      </a:xfrm>
                      <a:prstGeom prst="rect">
                        <a:avLst/>
                      </a:prstGeom>
                    </pic:spPr>
                  </pic:pic>
                </a:graphicData>
              </a:graphic>
            </wp:inline>
          </w:drawing>
        </w:r>
      </w:ins>
    </w:p>
    <w:p w14:paraId="0AFA2E70" w14:textId="07CC10B0" w:rsidR="009A2A69" w:rsidRDefault="009A2A69" w:rsidP="00466916">
      <w:pPr>
        <w:jc w:val="both"/>
        <w:rPr>
          <w:rFonts w:ascii="Arial" w:hAnsi="Arial"/>
          <w:b/>
          <w:i/>
          <w:sz w:val="36"/>
          <w:rPrChange w:id="1308" w:author="Microsoft Word" w:date="2025-11-24T11:47:00Z" w16du:dateUtc="2025-11-24T06:17:00Z">
            <w:rPr>
              <w:b/>
              <w:bCs/>
              <w:i/>
              <w:iCs/>
              <w:sz w:val="36"/>
              <w:szCs w:val="36"/>
            </w:rPr>
          </w:rPrChange>
        </w:rPr>
      </w:pPr>
    </w:p>
    <w:p w14:paraId="34884379" w14:textId="1D3ACC5F" w:rsidR="005D7C6E" w:rsidRDefault="005D7C6E" w:rsidP="00466916">
      <w:pPr>
        <w:jc w:val="both"/>
        <w:rPr>
          <w:rFonts w:ascii="Arial" w:hAnsi="Arial"/>
          <w:b/>
          <w:i/>
          <w:sz w:val="36"/>
          <w:rPrChange w:id="1309" w:author="Microsoft Word" w:date="2025-11-24T11:47:00Z" w16du:dateUtc="2025-11-24T06:17:00Z">
            <w:rPr>
              <w:b/>
              <w:bCs/>
              <w:i/>
              <w:iCs/>
              <w:sz w:val="36"/>
              <w:szCs w:val="36"/>
            </w:rPr>
          </w:rPrChange>
        </w:rPr>
      </w:pPr>
    </w:p>
    <w:p w14:paraId="036AD8FA" w14:textId="77777777" w:rsidR="001F3042" w:rsidRDefault="001F3042" w:rsidP="00466916">
      <w:pPr>
        <w:jc w:val="both"/>
        <w:rPr>
          <w:rFonts w:ascii="Arial" w:hAnsi="Arial"/>
          <w:b/>
          <w:i/>
          <w:sz w:val="36"/>
          <w:rPrChange w:id="1310" w:author="Microsoft Word" w:date="2025-11-24T11:47:00Z" w16du:dateUtc="2025-11-24T06:17:00Z">
            <w:rPr>
              <w:b/>
              <w:bCs/>
              <w:i/>
              <w:iCs/>
              <w:sz w:val="36"/>
              <w:szCs w:val="36"/>
            </w:rPr>
          </w:rPrChange>
        </w:rPr>
      </w:pPr>
    </w:p>
    <w:p w14:paraId="4353F45A" w14:textId="7F9C2094" w:rsidR="001F3042" w:rsidRDefault="001F3042">
      <w:pPr>
        <w:jc w:val="center"/>
        <w:rPr>
          <w:rFonts w:ascii="Arial" w:hAnsi="Arial"/>
          <w:b/>
          <w:i/>
          <w:sz w:val="40"/>
          <w:rPrChange w:id="1311" w:author="Microsoft Word" w:date="2025-11-24T11:47:00Z" w16du:dateUtc="2025-11-24T06:17:00Z">
            <w:rPr>
              <w:b/>
              <w:bCs/>
              <w:i/>
              <w:iCs/>
              <w:sz w:val="40"/>
              <w:szCs w:val="40"/>
            </w:rPr>
          </w:rPrChange>
        </w:rPr>
        <w:pPrChange w:id="1312" w:author="Microsoft Word" w:date="2025-11-24T11:47:00Z" w16du:dateUtc="2025-11-24T06:17:00Z">
          <w:pPr>
            <w:jc w:val="both"/>
          </w:pPr>
        </w:pPrChange>
      </w:pPr>
      <w:r>
        <w:rPr>
          <w:rFonts w:ascii="Arial" w:hAnsi="Arial"/>
          <w:b/>
          <w:sz w:val="40"/>
          <w:rPrChange w:id="1313" w:author="Microsoft Word" w:date="2025-11-24T11:47:00Z" w16du:dateUtc="2025-11-24T06:17:00Z">
            <w:rPr>
              <w:b/>
              <w:bCs/>
              <w:sz w:val="40"/>
              <w:szCs w:val="40"/>
            </w:rPr>
          </w:rPrChange>
        </w:rPr>
        <w:lastRenderedPageBreak/>
        <w:t>Experiment</w:t>
      </w:r>
      <w:r>
        <w:rPr>
          <w:rFonts w:ascii="Arial" w:hAnsi="Arial"/>
          <w:b/>
          <w:i/>
          <w:sz w:val="40"/>
          <w:rPrChange w:id="1314" w:author="Microsoft Word" w:date="2025-11-24T11:47:00Z" w16du:dateUtc="2025-11-24T06:17:00Z">
            <w:rPr>
              <w:b/>
              <w:bCs/>
              <w:i/>
              <w:iCs/>
              <w:sz w:val="40"/>
              <w:szCs w:val="40"/>
            </w:rPr>
          </w:rPrChange>
        </w:rPr>
        <w:t>:-</w:t>
      </w:r>
      <w:r w:rsidR="00B76499">
        <w:rPr>
          <w:rFonts w:ascii="Arial" w:hAnsi="Arial"/>
          <w:b/>
          <w:sz w:val="40"/>
          <w:rPrChange w:id="1315" w:author="Microsoft Word" w:date="2025-11-24T11:47:00Z" w16du:dateUtc="2025-11-24T06:17:00Z">
            <w:rPr>
              <w:b/>
              <w:bCs/>
              <w:i/>
              <w:iCs/>
              <w:sz w:val="40"/>
              <w:szCs w:val="40"/>
            </w:rPr>
          </w:rPrChange>
        </w:rPr>
        <w:t>13</w:t>
      </w:r>
    </w:p>
    <w:p w14:paraId="51F44933" w14:textId="77777777" w:rsidR="00177326" w:rsidRDefault="00177326" w:rsidP="00466916">
      <w:pPr>
        <w:jc w:val="both"/>
        <w:rPr>
          <w:rFonts w:ascii="Arial" w:hAnsi="Arial"/>
          <w:b/>
          <w:i/>
          <w:sz w:val="36"/>
          <w:rPrChange w:id="1316" w:author="Microsoft Word" w:date="2025-11-24T11:47:00Z" w16du:dateUtc="2025-11-24T06:17:00Z">
            <w:rPr>
              <w:b/>
              <w:bCs/>
              <w:i/>
              <w:iCs/>
              <w:sz w:val="36"/>
              <w:szCs w:val="36"/>
            </w:rPr>
          </w:rPrChange>
        </w:rPr>
      </w:pPr>
      <w:r>
        <w:rPr>
          <w:rFonts w:ascii="Arial" w:hAnsi="Arial"/>
          <w:b/>
          <w:i/>
          <w:sz w:val="36"/>
          <w:rPrChange w:id="1317" w:author="Microsoft Word" w:date="2025-11-24T11:47:00Z" w16du:dateUtc="2025-11-24T06:17:00Z">
            <w:rPr>
              <w:b/>
              <w:bCs/>
              <w:i/>
              <w:iCs/>
              <w:sz w:val="36"/>
              <w:szCs w:val="36"/>
            </w:rPr>
          </w:rPrChange>
        </w:rPr>
        <w:t>Aim:</w:t>
      </w:r>
    </w:p>
    <w:p w14:paraId="61E8CC24" w14:textId="77777777" w:rsidR="00751083" w:rsidRDefault="00000000">
      <w:pPr>
        <w:pStyle w:val="ListParagraph"/>
        <w:spacing w:line="276" w:lineRule="auto"/>
        <w:ind w:left="567"/>
        <w:rPr>
          <w:del w:id="1318" w:author="Microsoft Word" w:date="2025-11-24T11:47:00Z" w16du:dateUtc="2025-11-24T06:17:00Z"/>
          <w:rFonts w:ascii="Arial" w:hAnsi="Arial" w:cs="Arial"/>
          <w:sz w:val="32"/>
          <w:szCs w:val="32"/>
        </w:rPr>
      </w:pPr>
      <w:del w:id="1319" w:author="Microsoft Word" w:date="2025-11-24T11:47:00Z" w16du:dateUtc="2025-11-24T06:17:00Z">
        <w:r>
          <w:rPr>
            <w:rFonts w:ascii="Arial" w:hAnsi="Arial" w:cs="Arial"/>
            <w:sz w:val="32"/>
            <w:szCs w:val="32"/>
          </w:rPr>
          <w:delText>Implement the Hierarchical Clustering algorithm on a dataset.</w:delText>
        </w:r>
      </w:del>
    </w:p>
    <w:p w14:paraId="23A8FF53" w14:textId="77777777" w:rsidR="00177326" w:rsidRPr="00177326" w:rsidRDefault="00177326" w:rsidP="00466916">
      <w:pPr>
        <w:jc w:val="both"/>
        <w:rPr>
          <w:ins w:id="1320" w:author="Microsoft Word" w:date="2025-11-24T11:47:00Z" w16du:dateUtc="2025-11-24T06:17:00Z"/>
          <w:sz w:val="32"/>
          <w:szCs w:val="32"/>
        </w:rPr>
      </w:pPr>
      <w:ins w:id="1321" w:author="Microsoft Word" w:date="2025-11-24T11:47:00Z" w16du:dateUtc="2025-11-24T06:17:00Z">
        <w:r w:rsidRPr="00177326">
          <w:rPr>
            <w:sz w:val="32"/>
            <w:szCs w:val="32"/>
          </w:rPr>
          <w:t>To perform sentiment analysis on IMDB movie reviews using TF-IDF vectorization and Logistic Regression, evaluate using accuracy, classification report, and visualize top 10 positive/negative words.</w:t>
        </w:r>
      </w:ins>
    </w:p>
    <w:p w14:paraId="334C4195" w14:textId="77777777" w:rsidR="00177326" w:rsidRDefault="00177326" w:rsidP="00466916">
      <w:pPr>
        <w:jc w:val="both"/>
        <w:rPr>
          <w:rFonts w:ascii="Arial" w:hAnsi="Arial"/>
          <w:b/>
          <w:i/>
          <w:sz w:val="36"/>
          <w:rPrChange w:id="1322" w:author="Microsoft Word" w:date="2025-11-24T11:47:00Z" w16du:dateUtc="2025-11-24T06:17:00Z">
            <w:rPr>
              <w:b/>
              <w:bCs/>
              <w:i/>
              <w:iCs/>
              <w:sz w:val="36"/>
              <w:szCs w:val="36"/>
            </w:rPr>
          </w:rPrChange>
        </w:rPr>
      </w:pPr>
      <w:r>
        <w:rPr>
          <w:rFonts w:ascii="Arial" w:hAnsi="Arial"/>
          <w:b/>
          <w:i/>
          <w:sz w:val="36"/>
          <w:rPrChange w:id="1323" w:author="Microsoft Word" w:date="2025-11-24T11:47:00Z" w16du:dateUtc="2025-11-24T06:17:00Z">
            <w:rPr>
              <w:b/>
              <w:bCs/>
              <w:i/>
              <w:iCs/>
              <w:sz w:val="36"/>
              <w:szCs w:val="36"/>
            </w:rPr>
          </w:rPrChange>
        </w:rPr>
        <w:t>Description:</w:t>
      </w:r>
    </w:p>
    <w:p w14:paraId="427D7284" w14:textId="1B39EDF2" w:rsidR="00177326" w:rsidRDefault="00177326" w:rsidP="00466916">
      <w:pPr>
        <w:jc w:val="both"/>
        <w:rPr>
          <w:rFonts w:ascii="Arial" w:hAnsi="Arial"/>
          <w:b/>
          <w:i/>
          <w:sz w:val="40"/>
          <w:rPrChange w:id="1324" w:author="Microsoft Word" w:date="2025-11-24T11:47:00Z" w16du:dateUtc="2025-11-24T06:17:00Z">
            <w:rPr>
              <w:b/>
              <w:bCs/>
              <w:i/>
              <w:iCs/>
              <w:sz w:val="40"/>
              <w:szCs w:val="40"/>
            </w:rPr>
          </w:rPrChange>
        </w:rPr>
      </w:pPr>
      <w:r>
        <w:rPr>
          <w:rFonts w:ascii="Arial" w:hAnsi="Arial"/>
          <w:sz w:val="32"/>
          <w:rPrChange w:id="1325" w:author="Microsoft Word" w:date="2025-11-24T11:47:00Z" w16du:dateUtc="2025-11-24T06:17:00Z">
            <w:rPr>
              <w:sz w:val="32"/>
              <w:szCs w:val="32"/>
            </w:rPr>
          </w:rPrChange>
        </w:rPr>
        <w:t>This program loads a sample of 2000 IMDB reviews, converts text to TF-IDF features, trains Logistic Regression, evaluates with accuracy, precision, recall, F1, and plots top 10 words for positive and negative classes using coefficients.</w:t>
      </w:r>
      <w:r>
        <w:rPr>
          <w:rFonts w:ascii="Arial" w:hAnsi="Arial"/>
          <w:b/>
          <w:i/>
          <w:sz w:val="40"/>
          <w:rPrChange w:id="1326" w:author="Microsoft Word" w:date="2025-11-24T11:47:00Z" w16du:dateUtc="2025-11-24T06:17:00Z">
            <w:rPr>
              <w:b/>
              <w:bCs/>
              <w:i/>
              <w:iCs/>
              <w:sz w:val="40"/>
              <w:szCs w:val="40"/>
            </w:rPr>
          </w:rPrChange>
        </w:rPr>
        <w:t xml:space="preserve"> </w:t>
      </w:r>
    </w:p>
    <w:p w14:paraId="619EFE14" w14:textId="77777777" w:rsidR="00177326" w:rsidRDefault="00177326" w:rsidP="00466916">
      <w:pPr>
        <w:jc w:val="both"/>
        <w:rPr>
          <w:rFonts w:ascii="Arial" w:hAnsi="Arial"/>
          <w:b/>
          <w:i/>
          <w:sz w:val="36"/>
          <w:rPrChange w:id="1327" w:author="Microsoft Word" w:date="2025-11-24T11:47:00Z" w16du:dateUtc="2025-11-24T06:17:00Z">
            <w:rPr>
              <w:b/>
              <w:bCs/>
              <w:i/>
              <w:iCs/>
              <w:sz w:val="36"/>
              <w:szCs w:val="36"/>
            </w:rPr>
          </w:rPrChange>
        </w:rPr>
      </w:pPr>
      <w:r>
        <w:rPr>
          <w:rFonts w:ascii="Arial" w:hAnsi="Arial"/>
          <w:b/>
          <w:i/>
          <w:sz w:val="36"/>
          <w:rPrChange w:id="1328" w:author="Microsoft Word" w:date="2025-11-24T11:47:00Z" w16du:dateUtc="2025-11-24T06:17:00Z">
            <w:rPr>
              <w:b/>
              <w:bCs/>
              <w:i/>
              <w:iCs/>
              <w:sz w:val="36"/>
              <w:szCs w:val="36"/>
            </w:rPr>
          </w:rPrChange>
        </w:rPr>
        <w:t>Dataset Link:</w:t>
      </w:r>
    </w:p>
    <w:p w14:paraId="3AEC6B1A" w14:textId="77777777" w:rsidR="00751083" w:rsidRDefault="00000000">
      <w:pPr>
        <w:jc w:val="both"/>
        <w:rPr>
          <w:del w:id="1329" w:author="Microsoft Word" w:date="2025-11-24T11:47:00Z" w16du:dateUtc="2025-11-24T06:17:00Z"/>
          <w:rFonts w:ascii="Arial" w:hAnsi="Arial" w:cs="Arial"/>
          <w:sz w:val="32"/>
          <w:szCs w:val="32"/>
        </w:rPr>
      </w:pPr>
      <w:del w:id="1330" w:author="Microsoft Word" w:date="2025-11-24T11:47:00Z" w16du:dateUtc="2025-11-24T06:17:00Z">
        <w:r>
          <w:fldChar w:fldCharType="begin"/>
        </w:r>
        <w:r>
          <w:rPr>
            <w:rFonts w:ascii="Arial" w:hAnsi="Arial" w:cs="Arial"/>
          </w:rPr>
          <w:delInstrText xml:space="preserve"> HYPERLINK "https://raw.githubusercontent.com/Ankit152/IMDB-sentiment-analysis/master/IMDB-Dataset.csv" </w:delInstrText>
        </w:r>
        <w:r>
          <w:fldChar w:fldCharType="separate"/>
        </w:r>
        <w:r>
          <w:rPr>
            <w:rStyle w:val="Hyperlink"/>
            <w:rFonts w:ascii="Arial" w:hAnsi="Arial" w:cs="Arial"/>
            <w:sz w:val="32"/>
            <w:szCs w:val="32"/>
          </w:rPr>
          <w:delText>https://raw.githubusercontent.com/Ankit152/IMDB-sentiment-analysis/master/IMDB-Dataset.csv</w:delText>
        </w:r>
        <w:r>
          <w:rPr>
            <w:rStyle w:val="Hyperlink"/>
            <w:rFonts w:ascii="Arial" w:hAnsi="Arial" w:cs="Arial"/>
            <w:sz w:val="32"/>
            <w:szCs w:val="32"/>
          </w:rPr>
          <w:fldChar w:fldCharType="end"/>
        </w:r>
      </w:del>
    </w:p>
    <w:p w14:paraId="2B863416" w14:textId="77777777" w:rsidR="00177326" w:rsidRPr="00177326" w:rsidRDefault="00177326" w:rsidP="00466916">
      <w:pPr>
        <w:jc w:val="both"/>
        <w:rPr>
          <w:ins w:id="1331" w:author="Microsoft Word" w:date="2025-11-24T11:47:00Z" w16du:dateUtc="2025-11-24T06:17:00Z"/>
          <w:sz w:val="32"/>
          <w:szCs w:val="32"/>
        </w:rPr>
      </w:pPr>
      <w:ins w:id="1332" w:author="Microsoft Word" w:date="2025-11-24T11:47:00Z" w16du:dateUtc="2025-11-24T06:17:00Z">
        <w:r>
          <w:fldChar w:fldCharType="begin"/>
        </w:r>
        <w:r>
          <w:instrText>HYPERLINK "https://raw.githubusercontent.com/Ankit152/IMDB-sentiment-analysis/master/IMDB-Dataset.csv"</w:instrText>
        </w:r>
        <w:r>
          <w:fldChar w:fldCharType="separate"/>
        </w:r>
        <w:r w:rsidRPr="00177326">
          <w:rPr>
            <w:rStyle w:val="Hyperlink"/>
            <w:sz w:val="32"/>
            <w:szCs w:val="32"/>
          </w:rPr>
          <w:t>https://raw.githubusercontent.com/Ankit152/IMDB-sentiment-analysis/master/IMDB-Dataset.csv</w:t>
        </w:r>
        <w:r>
          <w:fldChar w:fldCharType="end"/>
        </w:r>
      </w:ins>
    </w:p>
    <w:p w14:paraId="30EE0D01" w14:textId="68D4C2AB" w:rsidR="00177326" w:rsidRDefault="00D92676" w:rsidP="00466916">
      <w:pPr>
        <w:jc w:val="both"/>
        <w:rPr>
          <w:rFonts w:ascii="Arial" w:hAnsi="Arial"/>
          <w:b/>
          <w:i/>
          <w:sz w:val="36"/>
          <w:rPrChange w:id="1333" w:author="Microsoft Word" w:date="2025-11-24T11:47:00Z" w16du:dateUtc="2025-11-24T06:17:00Z">
            <w:rPr>
              <w:b/>
              <w:bCs/>
              <w:i/>
              <w:iCs/>
              <w:sz w:val="36"/>
              <w:szCs w:val="36"/>
            </w:rPr>
          </w:rPrChange>
        </w:rPr>
      </w:pPr>
      <w:r>
        <w:rPr>
          <w:rFonts w:ascii="Arial" w:hAnsi="Arial"/>
          <w:b/>
          <w:i/>
          <w:sz w:val="36"/>
          <w:rPrChange w:id="1334" w:author="Microsoft Word" w:date="2025-11-24T11:47:00Z" w16du:dateUtc="2025-11-24T06:17:00Z">
            <w:rPr>
              <w:b/>
              <w:bCs/>
              <w:i/>
              <w:iCs/>
              <w:sz w:val="36"/>
              <w:szCs w:val="36"/>
            </w:rPr>
          </w:rPrChange>
        </w:rPr>
        <w:t>Program</w:t>
      </w:r>
      <w:r w:rsidR="00852FA7">
        <w:rPr>
          <w:rFonts w:ascii="Arial" w:hAnsi="Arial"/>
          <w:b/>
          <w:i/>
          <w:sz w:val="36"/>
          <w:rPrChange w:id="1335" w:author="Microsoft Word" w:date="2025-11-24T11:47:00Z" w16du:dateUtc="2025-11-24T06:17:00Z">
            <w:rPr>
              <w:b/>
              <w:bCs/>
              <w:i/>
              <w:iCs/>
              <w:sz w:val="36"/>
              <w:szCs w:val="36"/>
            </w:rPr>
          </w:rPrChange>
        </w:rPr>
        <w:t>:</w:t>
      </w:r>
    </w:p>
    <w:p w14:paraId="37759BFB" w14:textId="77777777" w:rsidR="00177326" w:rsidRDefault="00177326" w:rsidP="00466916">
      <w:pPr>
        <w:jc w:val="both"/>
        <w:rPr>
          <w:rFonts w:ascii="Arial" w:hAnsi="Arial"/>
          <w:sz w:val="32"/>
          <w:rPrChange w:id="1336" w:author="Microsoft Word" w:date="2025-11-24T11:47:00Z" w16du:dateUtc="2025-11-24T06:17:00Z">
            <w:rPr>
              <w:sz w:val="32"/>
              <w:szCs w:val="32"/>
            </w:rPr>
          </w:rPrChange>
        </w:rPr>
      </w:pPr>
      <w:r>
        <w:rPr>
          <w:rFonts w:ascii="Arial" w:hAnsi="Arial"/>
          <w:sz w:val="32"/>
          <w:rPrChange w:id="1337" w:author="Microsoft Word" w:date="2025-11-24T11:47:00Z" w16du:dateUtc="2025-11-24T06:17:00Z">
            <w:rPr>
              <w:sz w:val="32"/>
              <w:szCs w:val="32"/>
            </w:rPr>
          </w:rPrChange>
        </w:rPr>
        <w:t>!pip install pandas scikit-learn matplotlib seaborn -q</w:t>
      </w:r>
    </w:p>
    <w:p w14:paraId="35EDC400" w14:textId="77777777" w:rsidR="00177326" w:rsidRPr="00177326" w:rsidRDefault="00177326" w:rsidP="00466916">
      <w:pPr>
        <w:jc w:val="both"/>
        <w:rPr>
          <w:ins w:id="1338" w:author="Microsoft Word" w:date="2025-11-24T11:47:00Z" w16du:dateUtc="2025-11-24T06:17:00Z"/>
          <w:sz w:val="32"/>
          <w:szCs w:val="32"/>
        </w:rPr>
      </w:pPr>
      <w:ins w:id="1339" w:author="Microsoft Word" w:date="2025-11-24T11:47:00Z" w16du:dateUtc="2025-11-24T06:17:00Z">
        <w:r w:rsidRPr="00177326">
          <w:rPr>
            <w:sz w:val="32"/>
            <w:szCs w:val="32"/>
          </w:rPr>
          <w:t xml:space="preserve"> </w:t>
        </w:r>
      </w:ins>
    </w:p>
    <w:p w14:paraId="7D850957" w14:textId="77777777" w:rsidR="00177326" w:rsidRDefault="00177326" w:rsidP="00466916">
      <w:pPr>
        <w:jc w:val="both"/>
        <w:rPr>
          <w:rFonts w:ascii="Arial" w:hAnsi="Arial"/>
          <w:sz w:val="32"/>
          <w:rPrChange w:id="1340" w:author="Microsoft Word" w:date="2025-11-24T11:47:00Z" w16du:dateUtc="2025-11-24T06:17:00Z">
            <w:rPr>
              <w:sz w:val="32"/>
              <w:szCs w:val="32"/>
            </w:rPr>
          </w:rPrChange>
        </w:rPr>
      </w:pPr>
      <w:r>
        <w:rPr>
          <w:rFonts w:ascii="Arial" w:hAnsi="Arial"/>
          <w:sz w:val="32"/>
          <w:rPrChange w:id="1341" w:author="Microsoft Word" w:date="2025-11-24T11:47:00Z" w16du:dateUtc="2025-11-24T06:17:00Z">
            <w:rPr>
              <w:sz w:val="32"/>
              <w:szCs w:val="32"/>
            </w:rPr>
          </w:rPrChange>
        </w:rPr>
        <w:t>import pandas as pd</w:t>
      </w:r>
    </w:p>
    <w:p w14:paraId="73C44A89" w14:textId="77777777" w:rsidR="00177326" w:rsidRDefault="00177326" w:rsidP="00466916">
      <w:pPr>
        <w:jc w:val="both"/>
        <w:rPr>
          <w:rFonts w:ascii="Arial" w:hAnsi="Arial"/>
          <w:sz w:val="32"/>
          <w:rPrChange w:id="1342" w:author="Microsoft Word" w:date="2025-11-24T11:47:00Z" w16du:dateUtc="2025-11-24T06:17:00Z">
            <w:rPr>
              <w:sz w:val="32"/>
              <w:szCs w:val="32"/>
            </w:rPr>
          </w:rPrChange>
        </w:rPr>
      </w:pPr>
      <w:r>
        <w:rPr>
          <w:rFonts w:ascii="Arial" w:hAnsi="Arial"/>
          <w:sz w:val="32"/>
          <w:rPrChange w:id="1343" w:author="Microsoft Word" w:date="2025-11-24T11:47:00Z" w16du:dateUtc="2025-11-24T06:17:00Z">
            <w:rPr>
              <w:sz w:val="32"/>
              <w:szCs w:val="32"/>
            </w:rPr>
          </w:rPrChange>
        </w:rPr>
        <w:t>import matplotlib.pyplot as plt</w:t>
      </w:r>
    </w:p>
    <w:p w14:paraId="4C6C5464" w14:textId="77777777" w:rsidR="00177326" w:rsidRDefault="00177326" w:rsidP="00466916">
      <w:pPr>
        <w:jc w:val="both"/>
        <w:rPr>
          <w:rFonts w:ascii="Arial" w:hAnsi="Arial"/>
          <w:sz w:val="32"/>
          <w:rPrChange w:id="1344" w:author="Microsoft Word" w:date="2025-11-24T11:47:00Z" w16du:dateUtc="2025-11-24T06:17:00Z">
            <w:rPr>
              <w:sz w:val="32"/>
              <w:szCs w:val="32"/>
            </w:rPr>
          </w:rPrChange>
        </w:rPr>
      </w:pPr>
      <w:r>
        <w:rPr>
          <w:rFonts w:ascii="Arial" w:hAnsi="Arial"/>
          <w:sz w:val="32"/>
          <w:rPrChange w:id="1345" w:author="Microsoft Word" w:date="2025-11-24T11:47:00Z" w16du:dateUtc="2025-11-24T06:17:00Z">
            <w:rPr>
              <w:sz w:val="32"/>
              <w:szCs w:val="32"/>
            </w:rPr>
          </w:rPrChange>
        </w:rPr>
        <w:t>import seaborn as sns</w:t>
      </w:r>
    </w:p>
    <w:p w14:paraId="72EE6C72" w14:textId="77777777" w:rsidR="00177326" w:rsidRDefault="00177326" w:rsidP="00466916">
      <w:pPr>
        <w:jc w:val="both"/>
        <w:rPr>
          <w:rFonts w:ascii="Arial" w:hAnsi="Arial"/>
          <w:sz w:val="32"/>
          <w:rPrChange w:id="1346" w:author="Microsoft Word" w:date="2025-11-24T11:47:00Z" w16du:dateUtc="2025-11-24T06:17:00Z">
            <w:rPr>
              <w:sz w:val="32"/>
              <w:szCs w:val="32"/>
            </w:rPr>
          </w:rPrChange>
        </w:rPr>
      </w:pPr>
      <w:r>
        <w:rPr>
          <w:rFonts w:ascii="Arial" w:hAnsi="Arial"/>
          <w:sz w:val="32"/>
          <w:rPrChange w:id="1347" w:author="Microsoft Word" w:date="2025-11-24T11:47:00Z" w16du:dateUtc="2025-11-24T06:17:00Z">
            <w:rPr>
              <w:sz w:val="32"/>
              <w:szCs w:val="32"/>
            </w:rPr>
          </w:rPrChange>
        </w:rPr>
        <w:t>from sklearn.model_selection import train_test_split</w:t>
      </w:r>
    </w:p>
    <w:p w14:paraId="3FC355BD" w14:textId="77777777" w:rsidR="00177326" w:rsidRDefault="00177326" w:rsidP="00466916">
      <w:pPr>
        <w:jc w:val="both"/>
        <w:rPr>
          <w:rFonts w:ascii="Arial" w:hAnsi="Arial"/>
          <w:sz w:val="32"/>
          <w:rPrChange w:id="1348" w:author="Microsoft Word" w:date="2025-11-24T11:47:00Z" w16du:dateUtc="2025-11-24T06:17:00Z">
            <w:rPr>
              <w:sz w:val="32"/>
              <w:szCs w:val="32"/>
            </w:rPr>
          </w:rPrChange>
        </w:rPr>
      </w:pPr>
      <w:r>
        <w:rPr>
          <w:rFonts w:ascii="Arial" w:hAnsi="Arial"/>
          <w:sz w:val="32"/>
          <w:rPrChange w:id="1349" w:author="Microsoft Word" w:date="2025-11-24T11:47:00Z" w16du:dateUtc="2025-11-24T06:17:00Z">
            <w:rPr>
              <w:sz w:val="32"/>
              <w:szCs w:val="32"/>
            </w:rPr>
          </w:rPrChange>
        </w:rPr>
        <w:t>from sklearn.feature_extraction.text import TfidfVectorizer</w:t>
      </w:r>
    </w:p>
    <w:p w14:paraId="43BD051B" w14:textId="77777777" w:rsidR="00177326" w:rsidRDefault="00177326" w:rsidP="00466916">
      <w:pPr>
        <w:jc w:val="both"/>
        <w:rPr>
          <w:rFonts w:ascii="Arial" w:hAnsi="Arial"/>
          <w:sz w:val="32"/>
          <w:rPrChange w:id="1350" w:author="Microsoft Word" w:date="2025-11-24T11:47:00Z" w16du:dateUtc="2025-11-24T06:17:00Z">
            <w:rPr>
              <w:sz w:val="32"/>
              <w:szCs w:val="32"/>
            </w:rPr>
          </w:rPrChange>
        </w:rPr>
      </w:pPr>
      <w:r>
        <w:rPr>
          <w:rFonts w:ascii="Arial" w:hAnsi="Arial"/>
          <w:sz w:val="32"/>
          <w:rPrChange w:id="1351" w:author="Microsoft Word" w:date="2025-11-24T11:47:00Z" w16du:dateUtc="2025-11-24T06:17:00Z">
            <w:rPr>
              <w:sz w:val="32"/>
              <w:szCs w:val="32"/>
            </w:rPr>
          </w:rPrChange>
        </w:rPr>
        <w:t>from sklearn.linear_model import LogisticRegression</w:t>
      </w:r>
    </w:p>
    <w:p w14:paraId="4579C7A8" w14:textId="77777777" w:rsidR="00177326" w:rsidRDefault="00177326" w:rsidP="00466916">
      <w:pPr>
        <w:jc w:val="both"/>
        <w:rPr>
          <w:rFonts w:ascii="Arial" w:hAnsi="Arial"/>
          <w:sz w:val="32"/>
          <w:rPrChange w:id="1352" w:author="Microsoft Word" w:date="2025-11-24T11:47:00Z" w16du:dateUtc="2025-11-24T06:17:00Z">
            <w:rPr>
              <w:sz w:val="32"/>
              <w:szCs w:val="32"/>
            </w:rPr>
          </w:rPrChange>
        </w:rPr>
      </w:pPr>
      <w:r>
        <w:rPr>
          <w:rFonts w:ascii="Arial" w:hAnsi="Arial"/>
          <w:sz w:val="32"/>
          <w:rPrChange w:id="1353" w:author="Microsoft Word" w:date="2025-11-24T11:47:00Z" w16du:dateUtc="2025-11-24T06:17:00Z">
            <w:rPr>
              <w:sz w:val="32"/>
              <w:szCs w:val="32"/>
            </w:rPr>
          </w:rPrChange>
        </w:rPr>
        <w:t>from sklearn.metrics import accuracy_score, classification_report</w:t>
      </w:r>
    </w:p>
    <w:p w14:paraId="6BED529E" w14:textId="77777777" w:rsidR="00177326" w:rsidRPr="00177326" w:rsidRDefault="00177326" w:rsidP="00466916">
      <w:pPr>
        <w:jc w:val="both"/>
        <w:rPr>
          <w:ins w:id="1354" w:author="Microsoft Word" w:date="2025-11-24T11:47:00Z" w16du:dateUtc="2025-11-24T06:17:00Z"/>
          <w:sz w:val="32"/>
          <w:szCs w:val="32"/>
        </w:rPr>
      </w:pPr>
      <w:ins w:id="1355" w:author="Microsoft Word" w:date="2025-11-24T11:47:00Z" w16du:dateUtc="2025-11-24T06:17:00Z">
        <w:r w:rsidRPr="00177326">
          <w:rPr>
            <w:sz w:val="32"/>
            <w:szCs w:val="32"/>
          </w:rPr>
          <w:lastRenderedPageBreak/>
          <w:t xml:space="preserve"> </w:t>
        </w:r>
      </w:ins>
    </w:p>
    <w:p w14:paraId="0A876865" w14:textId="77777777" w:rsidR="00177326" w:rsidRDefault="00177326" w:rsidP="00466916">
      <w:pPr>
        <w:jc w:val="both"/>
        <w:rPr>
          <w:rFonts w:ascii="Arial" w:hAnsi="Arial"/>
          <w:sz w:val="32"/>
          <w:rPrChange w:id="1356" w:author="Microsoft Word" w:date="2025-11-24T11:47:00Z" w16du:dateUtc="2025-11-24T06:17:00Z">
            <w:rPr>
              <w:sz w:val="32"/>
              <w:szCs w:val="32"/>
            </w:rPr>
          </w:rPrChange>
        </w:rPr>
      </w:pPr>
      <w:r>
        <w:rPr>
          <w:rFonts w:ascii="Arial" w:hAnsi="Arial"/>
          <w:sz w:val="32"/>
          <w:rPrChange w:id="1357" w:author="Microsoft Word" w:date="2025-11-24T11:47:00Z" w16du:dateUtc="2025-11-24T06:17:00Z">
            <w:rPr>
              <w:sz w:val="32"/>
              <w:szCs w:val="32"/>
            </w:rPr>
          </w:rPrChange>
        </w:rPr>
        <w:t># Load dataset (sample 2000)</w:t>
      </w:r>
    </w:p>
    <w:p w14:paraId="07BC9AE0" w14:textId="77777777" w:rsidR="00177326" w:rsidRDefault="00177326" w:rsidP="00466916">
      <w:pPr>
        <w:jc w:val="both"/>
        <w:rPr>
          <w:rFonts w:ascii="Arial" w:hAnsi="Arial"/>
          <w:sz w:val="32"/>
          <w:rPrChange w:id="1358" w:author="Microsoft Word" w:date="2025-11-24T11:47:00Z" w16du:dateUtc="2025-11-24T06:17:00Z">
            <w:rPr>
              <w:sz w:val="32"/>
              <w:szCs w:val="32"/>
            </w:rPr>
          </w:rPrChange>
        </w:rPr>
      </w:pPr>
      <w:r>
        <w:rPr>
          <w:rFonts w:ascii="Arial" w:hAnsi="Arial"/>
          <w:sz w:val="32"/>
          <w:rPrChange w:id="1359" w:author="Microsoft Word" w:date="2025-11-24T11:47:00Z" w16du:dateUtc="2025-11-24T06:17:00Z">
            <w:rPr>
              <w:sz w:val="32"/>
              <w:szCs w:val="32"/>
            </w:rPr>
          </w:rPrChange>
        </w:rPr>
        <w:t>url = "https://raw.githubusercontent.com/Ankit152/IMDB-sentiment-analysis/master/IMDB-Dataset.csv"</w:t>
      </w:r>
    </w:p>
    <w:p w14:paraId="698E2EFB" w14:textId="1AD59F1C" w:rsidR="00177326" w:rsidRDefault="00177326" w:rsidP="00466916">
      <w:pPr>
        <w:jc w:val="both"/>
        <w:rPr>
          <w:rFonts w:ascii="Arial" w:hAnsi="Arial"/>
          <w:sz w:val="32"/>
          <w:rPrChange w:id="1360" w:author="Microsoft Word" w:date="2025-11-24T11:47:00Z" w16du:dateUtc="2025-11-24T06:17:00Z">
            <w:rPr>
              <w:sz w:val="32"/>
              <w:szCs w:val="32"/>
            </w:rPr>
          </w:rPrChange>
        </w:rPr>
      </w:pPr>
      <w:r>
        <w:rPr>
          <w:rFonts w:ascii="Arial" w:hAnsi="Arial"/>
          <w:sz w:val="32"/>
          <w:rPrChange w:id="1361" w:author="Microsoft Word" w:date="2025-11-24T11:47:00Z" w16du:dateUtc="2025-11-24T06:17:00Z">
            <w:rPr>
              <w:sz w:val="32"/>
              <w:szCs w:val="32"/>
            </w:rPr>
          </w:rPrChange>
        </w:rPr>
        <w:t>df = pd.read_csv(url).sample(2000, random_state=42)</w:t>
      </w:r>
      <w:del w:id="1362" w:author="Microsoft Word" w:date="2025-11-24T11:47:00Z" w16du:dateUtc="2025-11-24T06:17:00Z">
        <w:r w:rsidR="00000000">
          <w:rPr>
            <w:rFonts w:ascii="Arial" w:hAnsi="Arial" w:cs="Arial"/>
            <w:sz w:val="32"/>
            <w:szCs w:val="32"/>
          </w:rPr>
          <w:delText xml:space="preserve"> </w:delText>
        </w:r>
      </w:del>
    </w:p>
    <w:p w14:paraId="0EAD4873" w14:textId="77777777" w:rsidR="00177326" w:rsidRPr="00177326" w:rsidRDefault="00177326" w:rsidP="00466916">
      <w:pPr>
        <w:jc w:val="both"/>
        <w:rPr>
          <w:ins w:id="1363" w:author="Microsoft Word" w:date="2025-11-24T11:47:00Z" w16du:dateUtc="2025-11-24T06:17:00Z"/>
          <w:sz w:val="32"/>
          <w:szCs w:val="32"/>
        </w:rPr>
      </w:pPr>
      <w:ins w:id="1364" w:author="Microsoft Word" w:date="2025-11-24T11:47:00Z" w16du:dateUtc="2025-11-24T06:17:00Z">
        <w:r w:rsidRPr="00177326">
          <w:rPr>
            <w:sz w:val="32"/>
            <w:szCs w:val="32"/>
          </w:rPr>
          <w:t xml:space="preserve"> </w:t>
        </w:r>
      </w:ins>
    </w:p>
    <w:p w14:paraId="28C12185" w14:textId="77777777" w:rsidR="00177326" w:rsidRDefault="00177326" w:rsidP="00466916">
      <w:pPr>
        <w:jc w:val="both"/>
        <w:rPr>
          <w:rFonts w:ascii="Arial" w:hAnsi="Arial"/>
          <w:sz w:val="32"/>
          <w:rPrChange w:id="1365" w:author="Microsoft Word" w:date="2025-11-24T11:47:00Z" w16du:dateUtc="2025-11-24T06:17:00Z">
            <w:rPr>
              <w:sz w:val="32"/>
              <w:szCs w:val="32"/>
            </w:rPr>
          </w:rPrChange>
        </w:rPr>
      </w:pPr>
      <w:r>
        <w:rPr>
          <w:rFonts w:ascii="Arial" w:hAnsi="Arial"/>
          <w:sz w:val="32"/>
          <w:rPrChange w:id="1366" w:author="Microsoft Word" w:date="2025-11-24T11:47:00Z" w16du:dateUtc="2025-11-24T06:17:00Z">
            <w:rPr>
              <w:sz w:val="32"/>
              <w:szCs w:val="32"/>
            </w:rPr>
          </w:rPrChange>
        </w:rPr>
        <w:t># Prepare data</w:t>
      </w:r>
    </w:p>
    <w:p w14:paraId="142FB892" w14:textId="77777777" w:rsidR="00177326" w:rsidRDefault="00177326" w:rsidP="00466916">
      <w:pPr>
        <w:jc w:val="both"/>
        <w:rPr>
          <w:rFonts w:ascii="Arial" w:hAnsi="Arial"/>
          <w:sz w:val="32"/>
          <w:rPrChange w:id="1367" w:author="Microsoft Word" w:date="2025-11-24T11:47:00Z" w16du:dateUtc="2025-11-24T06:17:00Z">
            <w:rPr>
              <w:sz w:val="32"/>
              <w:szCs w:val="32"/>
            </w:rPr>
          </w:rPrChange>
        </w:rPr>
      </w:pPr>
      <w:r>
        <w:rPr>
          <w:rFonts w:ascii="Arial" w:hAnsi="Arial"/>
          <w:sz w:val="32"/>
          <w:rPrChange w:id="1368" w:author="Microsoft Word" w:date="2025-11-24T11:47:00Z" w16du:dateUtc="2025-11-24T06:17:00Z">
            <w:rPr>
              <w:sz w:val="32"/>
              <w:szCs w:val="32"/>
            </w:rPr>
          </w:rPrChange>
        </w:rPr>
        <w:t>X = df['review']</w:t>
      </w:r>
    </w:p>
    <w:p w14:paraId="05C876EF" w14:textId="77777777" w:rsidR="00177326" w:rsidRDefault="00177326" w:rsidP="00466916">
      <w:pPr>
        <w:jc w:val="both"/>
        <w:rPr>
          <w:rFonts w:ascii="Arial" w:hAnsi="Arial"/>
          <w:sz w:val="32"/>
          <w:rPrChange w:id="1369" w:author="Microsoft Word" w:date="2025-11-24T11:47:00Z" w16du:dateUtc="2025-11-24T06:17:00Z">
            <w:rPr>
              <w:sz w:val="32"/>
              <w:szCs w:val="32"/>
            </w:rPr>
          </w:rPrChange>
        </w:rPr>
      </w:pPr>
      <w:r>
        <w:rPr>
          <w:rFonts w:ascii="Arial" w:hAnsi="Arial"/>
          <w:sz w:val="32"/>
          <w:rPrChange w:id="1370" w:author="Microsoft Word" w:date="2025-11-24T11:47:00Z" w16du:dateUtc="2025-11-24T06:17:00Z">
            <w:rPr>
              <w:sz w:val="32"/>
              <w:szCs w:val="32"/>
            </w:rPr>
          </w:rPrChange>
        </w:rPr>
        <w:t>y = df['sentiment'].map({'positive':1, 'negative':0})</w:t>
      </w:r>
    </w:p>
    <w:p w14:paraId="768763A5" w14:textId="77777777" w:rsidR="00177326" w:rsidRPr="00177326" w:rsidRDefault="00177326" w:rsidP="00466916">
      <w:pPr>
        <w:jc w:val="both"/>
        <w:rPr>
          <w:ins w:id="1371" w:author="Microsoft Word" w:date="2025-11-24T11:47:00Z" w16du:dateUtc="2025-11-24T06:17:00Z"/>
          <w:sz w:val="32"/>
          <w:szCs w:val="32"/>
        </w:rPr>
      </w:pPr>
      <w:ins w:id="1372" w:author="Microsoft Word" w:date="2025-11-24T11:47:00Z" w16du:dateUtc="2025-11-24T06:17:00Z">
        <w:r w:rsidRPr="00177326">
          <w:rPr>
            <w:sz w:val="32"/>
            <w:szCs w:val="32"/>
          </w:rPr>
          <w:t xml:space="preserve"> </w:t>
        </w:r>
      </w:ins>
    </w:p>
    <w:p w14:paraId="4306B351" w14:textId="77777777" w:rsidR="00177326" w:rsidRDefault="00177326" w:rsidP="00466916">
      <w:pPr>
        <w:jc w:val="both"/>
        <w:rPr>
          <w:rFonts w:ascii="Arial" w:hAnsi="Arial"/>
          <w:sz w:val="32"/>
          <w:rPrChange w:id="1373" w:author="Microsoft Word" w:date="2025-11-24T11:47:00Z" w16du:dateUtc="2025-11-24T06:17:00Z">
            <w:rPr>
              <w:sz w:val="32"/>
              <w:szCs w:val="32"/>
            </w:rPr>
          </w:rPrChange>
        </w:rPr>
      </w:pPr>
      <w:r>
        <w:rPr>
          <w:rFonts w:ascii="Arial" w:hAnsi="Arial"/>
          <w:sz w:val="32"/>
          <w:rPrChange w:id="1374" w:author="Microsoft Word" w:date="2025-11-24T11:47:00Z" w16du:dateUtc="2025-11-24T06:17:00Z">
            <w:rPr>
              <w:sz w:val="32"/>
              <w:szCs w:val="32"/>
            </w:rPr>
          </w:rPrChange>
        </w:rPr>
        <w:t># Train-test split</w:t>
      </w:r>
    </w:p>
    <w:p w14:paraId="731A065C" w14:textId="77777777" w:rsidR="00177326" w:rsidRDefault="00177326" w:rsidP="00466916">
      <w:pPr>
        <w:jc w:val="both"/>
        <w:rPr>
          <w:rFonts w:ascii="Arial" w:hAnsi="Arial"/>
          <w:sz w:val="32"/>
          <w:rPrChange w:id="1375" w:author="Microsoft Word" w:date="2025-11-24T11:47:00Z" w16du:dateUtc="2025-11-24T06:17:00Z">
            <w:rPr>
              <w:sz w:val="32"/>
              <w:szCs w:val="32"/>
            </w:rPr>
          </w:rPrChange>
        </w:rPr>
      </w:pPr>
      <w:r>
        <w:rPr>
          <w:rFonts w:ascii="Arial" w:hAnsi="Arial"/>
          <w:sz w:val="32"/>
          <w:rPrChange w:id="1376" w:author="Microsoft Word" w:date="2025-11-24T11:47:00Z" w16du:dateUtc="2025-11-24T06:17:00Z">
            <w:rPr>
              <w:sz w:val="32"/>
              <w:szCs w:val="32"/>
            </w:rPr>
          </w:rPrChange>
        </w:rPr>
        <w:t>X_train, X_test, y_train, y_test = train_test_split(</w:t>
      </w:r>
    </w:p>
    <w:p w14:paraId="4872F2C1" w14:textId="77777777" w:rsidR="00177326" w:rsidRDefault="00177326" w:rsidP="00466916">
      <w:pPr>
        <w:jc w:val="both"/>
        <w:rPr>
          <w:rFonts w:ascii="Arial" w:hAnsi="Arial"/>
          <w:sz w:val="32"/>
          <w:rPrChange w:id="1377" w:author="Microsoft Word" w:date="2025-11-24T11:47:00Z" w16du:dateUtc="2025-11-24T06:17:00Z">
            <w:rPr>
              <w:sz w:val="32"/>
              <w:szCs w:val="32"/>
            </w:rPr>
          </w:rPrChange>
        </w:rPr>
      </w:pPr>
      <w:ins w:id="1378" w:author="Microsoft Word" w:date="2025-11-24T11:47:00Z" w16du:dateUtc="2025-11-24T06:17:00Z">
        <w:r w:rsidRPr="00177326">
          <w:rPr>
            <w:sz w:val="32"/>
            <w:szCs w:val="32"/>
          </w:rPr>
          <w:t xml:space="preserve">    </w:t>
        </w:r>
      </w:ins>
      <w:r>
        <w:rPr>
          <w:rFonts w:ascii="Arial" w:hAnsi="Arial"/>
          <w:sz w:val="32"/>
          <w:rPrChange w:id="1379" w:author="Microsoft Word" w:date="2025-11-24T11:47:00Z" w16du:dateUtc="2025-11-24T06:17:00Z">
            <w:rPr>
              <w:sz w:val="32"/>
              <w:szCs w:val="32"/>
            </w:rPr>
          </w:rPrChange>
        </w:rPr>
        <w:t>X, y, test_size=0.2, random_state=42</w:t>
      </w:r>
    </w:p>
    <w:p w14:paraId="7CD7AF59" w14:textId="77777777" w:rsidR="00177326" w:rsidRDefault="00177326" w:rsidP="00466916">
      <w:pPr>
        <w:jc w:val="both"/>
        <w:rPr>
          <w:rFonts w:ascii="Arial" w:hAnsi="Arial"/>
          <w:sz w:val="32"/>
          <w:rPrChange w:id="1380" w:author="Microsoft Word" w:date="2025-11-24T11:47:00Z" w16du:dateUtc="2025-11-24T06:17:00Z">
            <w:rPr>
              <w:sz w:val="32"/>
              <w:szCs w:val="32"/>
            </w:rPr>
          </w:rPrChange>
        </w:rPr>
      </w:pPr>
      <w:r>
        <w:rPr>
          <w:rFonts w:ascii="Arial" w:hAnsi="Arial"/>
          <w:sz w:val="32"/>
          <w:rPrChange w:id="1381" w:author="Microsoft Word" w:date="2025-11-24T11:47:00Z" w16du:dateUtc="2025-11-24T06:17:00Z">
            <w:rPr>
              <w:sz w:val="32"/>
              <w:szCs w:val="32"/>
            </w:rPr>
          </w:rPrChange>
        </w:rPr>
        <w:t>)</w:t>
      </w:r>
    </w:p>
    <w:p w14:paraId="796EF658" w14:textId="77777777" w:rsidR="00177326" w:rsidRPr="00177326" w:rsidRDefault="00177326" w:rsidP="00466916">
      <w:pPr>
        <w:jc w:val="both"/>
        <w:rPr>
          <w:ins w:id="1382" w:author="Microsoft Word" w:date="2025-11-24T11:47:00Z" w16du:dateUtc="2025-11-24T06:17:00Z"/>
          <w:sz w:val="32"/>
          <w:szCs w:val="32"/>
        </w:rPr>
      </w:pPr>
      <w:r>
        <w:rPr>
          <w:rFonts w:ascii="Arial" w:hAnsi="Arial"/>
          <w:sz w:val="32"/>
          <w:rPrChange w:id="1383" w:author="Microsoft Word" w:date="2025-11-24T11:47:00Z" w16du:dateUtc="2025-11-24T06:17:00Z">
            <w:rPr>
              <w:sz w:val="32"/>
              <w:szCs w:val="32"/>
            </w:rPr>
          </w:rPrChange>
        </w:rPr>
        <w:t xml:space="preserve"> </w:t>
      </w:r>
    </w:p>
    <w:p w14:paraId="30ED887A" w14:textId="77777777" w:rsidR="00177326" w:rsidRDefault="00177326" w:rsidP="00466916">
      <w:pPr>
        <w:jc w:val="both"/>
        <w:rPr>
          <w:rFonts w:ascii="Arial" w:hAnsi="Arial"/>
          <w:sz w:val="32"/>
          <w:rPrChange w:id="1384" w:author="Microsoft Word" w:date="2025-11-24T11:47:00Z" w16du:dateUtc="2025-11-24T06:17:00Z">
            <w:rPr>
              <w:sz w:val="32"/>
              <w:szCs w:val="32"/>
            </w:rPr>
          </w:rPrChange>
        </w:rPr>
      </w:pPr>
      <w:r>
        <w:rPr>
          <w:rFonts w:ascii="Arial" w:hAnsi="Arial"/>
          <w:sz w:val="32"/>
          <w:rPrChange w:id="1385" w:author="Microsoft Word" w:date="2025-11-24T11:47:00Z" w16du:dateUtc="2025-11-24T06:17:00Z">
            <w:rPr>
              <w:sz w:val="32"/>
              <w:szCs w:val="32"/>
            </w:rPr>
          </w:rPrChange>
        </w:rPr>
        <w:t># TF-IDF Vectorization</w:t>
      </w:r>
    </w:p>
    <w:p w14:paraId="23998990" w14:textId="77777777" w:rsidR="00177326" w:rsidRDefault="00177326" w:rsidP="00466916">
      <w:pPr>
        <w:jc w:val="both"/>
        <w:rPr>
          <w:rFonts w:ascii="Arial" w:hAnsi="Arial"/>
          <w:sz w:val="32"/>
          <w:rPrChange w:id="1386" w:author="Microsoft Word" w:date="2025-11-24T11:47:00Z" w16du:dateUtc="2025-11-24T06:17:00Z">
            <w:rPr>
              <w:sz w:val="32"/>
              <w:szCs w:val="32"/>
            </w:rPr>
          </w:rPrChange>
        </w:rPr>
      </w:pPr>
      <w:r>
        <w:rPr>
          <w:rFonts w:ascii="Arial" w:hAnsi="Arial"/>
          <w:sz w:val="32"/>
          <w:rPrChange w:id="1387" w:author="Microsoft Word" w:date="2025-11-24T11:47:00Z" w16du:dateUtc="2025-11-24T06:17:00Z">
            <w:rPr>
              <w:sz w:val="32"/>
              <w:szCs w:val="32"/>
            </w:rPr>
          </w:rPrChange>
        </w:rPr>
        <w:t>tfidf = TfidfVectorizer(stop_words='english', max_features=5000)</w:t>
      </w:r>
    </w:p>
    <w:p w14:paraId="543F199A" w14:textId="77777777" w:rsidR="00177326" w:rsidRDefault="00177326" w:rsidP="00466916">
      <w:pPr>
        <w:jc w:val="both"/>
        <w:rPr>
          <w:rFonts w:ascii="Arial" w:hAnsi="Arial"/>
          <w:sz w:val="32"/>
          <w:rPrChange w:id="1388" w:author="Microsoft Word" w:date="2025-11-24T11:47:00Z" w16du:dateUtc="2025-11-24T06:17:00Z">
            <w:rPr>
              <w:sz w:val="32"/>
              <w:szCs w:val="32"/>
            </w:rPr>
          </w:rPrChange>
        </w:rPr>
      </w:pPr>
      <w:r>
        <w:rPr>
          <w:rFonts w:ascii="Arial" w:hAnsi="Arial"/>
          <w:sz w:val="32"/>
          <w:rPrChange w:id="1389" w:author="Microsoft Word" w:date="2025-11-24T11:47:00Z" w16du:dateUtc="2025-11-24T06:17:00Z">
            <w:rPr>
              <w:sz w:val="32"/>
              <w:szCs w:val="32"/>
            </w:rPr>
          </w:rPrChange>
        </w:rPr>
        <w:t>X_train_vec = tfidf.fit_transform(X_train)</w:t>
      </w:r>
    </w:p>
    <w:p w14:paraId="13C5FCF1" w14:textId="77777777" w:rsidR="00177326" w:rsidRDefault="00177326" w:rsidP="00466916">
      <w:pPr>
        <w:jc w:val="both"/>
        <w:rPr>
          <w:rFonts w:ascii="Arial" w:hAnsi="Arial"/>
          <w:sz w:val="32"/>
          <w:rPrChange w:id="1390" w:author="Microsoft Word" w:date="2025-11-24T11:47:00Z" w16du:dateUtc="2025-11-24T06:17:00Z">
            <w:rPr>
              <w:sz w:val="32"/>
              <w:szCs w:val="32"/>
            </w:rPr>
          </w:rPrChange>
        </w:rPr>
      </w:pPr>
      <w:r>
        <w:rPr>
          <w:rFonts w:ascii="Arial" w:hAnsi="Arial"/>
          <w:sz w:val="32"/>
          <w:rPrChange w:id="1391" w:author="Microsoft Word" w:date="2025-11-24T11:47:00Z" w16du:dateUtc="2025-11-24T06:17:00Z">
            <w:rPr>
              <w:sz w:val="32"/>
              <w:szCs w:val="32"/>
            </w:rPr>
          </w:rPrChange>
        </w:rPr>
        <w:t>X_test_vec = tfidf.transform(X_test)</w:t>
      </w:r>
    </w:p>
    <w:p w14:paraId="2D8574C8" w14:textId="77777777" w:rsidR="00177326" w:rsidRPr="00177326" w:rsidRDefault="00177326" w:rsidP="00466916">
      <w:pPr>
        <w:jc w:val="both"/>
        <w:rPr>
          <w:ins w:id="1392" w:author="Microsoft Word" w:date="2025-11-24T11:47:00Z" w16du:dateUtc="2025-11-24T06:17:00Z"/>
          <w:sz w:val="32"/>
          <w:szCs w:val="32"/>
        </w:rPr>
      </w:pPr>
      <w:r>
        <w:rPr>
          <w:rFonts w:ascii="Arial" w:hAnsi="Arial"/>
          <w:sz w:val="32"/>
          <w:rPrChange w:id="1393" w:author="Microsoft Word" w:date="2025-11-24T11:47:00Z" w16du:dateUtc="2025-11-24T06:17:00Z">
            <w:rPr>
              <w:sz w:val="32"/>
              <w:szCs w:val="32"/>
            </w:rPr>
          </w:rPrChange>
        </w:rPr>
        <w:t xml:space="preserve"> </w:t>
      </w:r>
    </w:p>
    <w:p w14:paraId="73DDDE37" w14:textId="77777777" w:rsidR="00177326" w:rsidRDefault="00177326" w:rsidP="00466916">
      <w:pPr>
        <w:jc w:val="both"/>
        <w:rPr>
          <w:rFonts w:ascii="Arial" w:hAnsi="Arial"/>
          <w:sz w:val="32"/>
          <w:rPrChange w:id="1394" w:author="Microsoft Word" w:date="2025-11-24T11:47:00Z" w16du:dateUtc="2025-11-24T06:17:00Z">
            <w:rPr>
              <w:sz w:val="32"/>
              <w:szCs w:val="32"/>
            </w:rPr>
          </w:rPrChange>
        </w:rPr>
      </w:pPr>
      <w:r>
        <w:rPr>
          <w:rFonts w:ascii="Arial" w:hAnsi="Arial"/>
          <w:sz w:val="32"/>
          <w:rPrChange w:id="1395" w:author="Microsoft Word" w:date="2025-11-24T11:47:00Z" w16du:dateUtc="2025-11-24T06:17:00Z">
            <w:rPr>
              <w:sz w:val="32"/>
              <w:szCs w:val="32"/>
            </w:rPr>
          </w:rPrChange>
        </w:rPr>
        <w:t># Train Logistic Regression</w:t>
      </w:r>
    </w:p>
    <w:p w14:paraId="21A2E1B6" w14:textId="77777777" w:rsidR="00177326" w:rsidRDefault="00177326" w:rsidP="00466916">
      <w:pPr>
        <w:jc w:val="both"/>
        <w:rPr>
          <w:rFonts w:ascii="Arial" w:hAnsi="Arial"/>
          <w:sz w:val="32"/>
          <w:rPrChange w:id="1396" w:author="Microsoft Word" w:date="2025-11-24T11:47:00Z" w16du:dateUtc="2025-11-24T06:17:00Z">
            <w:rPr>
              <w:sz w:val="32"/>
              <w:szCs w:val="32"/>
            </w:rPr>
          </w:rPrChange>
        </w:rPr>
      </w:pPr>
      <w:r>
        <w:rPr>
          <w:rFonts w:ascii="Arial" w:hAnsi="Arial"/>
          <w:sz w:val="32"/>
          <w:rPrChange w:id="1397" w:author="Microsoft Word" w:date="2025-11-24T11:47:00Z" w16du:dateUtc="2025-11-24T06:17:00Z">
            <w:rPr>
              <w:sz w:val="32"/>
              <w:szCs w:val="32"/>
            </w:rPr>
          </w:rPrChange>
        </w:rPr>
        <w:t>model = LogisticRegression(max_iter=1000)</w:t>
      </w:r>
    </w:p>
    <w:p w14:paraId="00B9D52B" w14:textId="77777777" w:rsidR="00177326" w:rsidRDefault="00177326" w:rsidP="00466916">
      <w:pPr>
        <w:jc w:val="both"/>
        <w:rPr>
          <w:rFonts w:ascii="Arial" w:hAnsi="Arial"/>
          <w:sz w:val="32"/>
          <w:rPrChange w:id="1398" w:author="Microsoft Word" w:date="2025-11-24T11:47:00Z" w16du:dateUtc="2025-11-24T06:17:00Z">
            <w:rPr>
              <w:sz w:val="32"/>
              <w:szCs w:val="32"/>
            </w:rPr>
          </w:rPrChange>
        </w:rPr>
      </w:pPr>
      <w:r>
        <w:rPr>
          <w:rFonts w:ascii="Arial" w:hAnsi="Arial"/>
          <w:sz w:val="32"/>
          <w:rPrChange w:id="1399" w:author="Microsoft Word" w:date="2025-11-24T11:47:00Z" w16du:dateUtc="2025-11-24T06:17:00Z">
            <w:rPr>
              <w:sz w:val="32"/>
              <w:szCs w:val="32"/>
            </w:rPr>
          </w:rPrChange>
        </w:rPr>
        <w:t>model.fit(X_train_vec, y_train)</w:t>
      </w:r>
    </w:p>
    <w:p w14:paraId="7433821F" w14:textId="77777777" w:rsidR="00177326" w:rsidRDefault="00177326" w:rsidP="00466916">
      <w:pPr>
        <w:jc w:val="both"/>
        <w:rPr>
          <w:rFonts w:ascii="Arial" w:hAnsi="Arial"/>
          <w:sz w:val="32"/>
          <w:rPrChange w:id="1400" w:author="Microsoft Word" w:date="2025-11-24T11:47:00Z" w16du:dateUtc="2025-11-24T06:17:00Z">
            <w:rPr>
              <w:sz w:val="32"/>
              <w:szCs w:val="32"/>
            </w:rPr>
          </w:rPrChange>
        </w:rPr>
      </w:pPr>
      <w:r>
        <w:rPr>
          <w:rFonts w:ascii="Arial" w:hAnsi="Arial"/>
          <w:sz w:val="32"/>
          <w:rPrChange w:id="1401" w:author="Microsoft Word" w:date="2025-11-24T11:47:00Z" w16du:dateUtc="2025-11-24T06:17:00Z">
            <w:rPr>
              <w:sz w:val="32"/>
              <w:szCs w:val="32"/>
            </w:rPr>
          </w:rPrChange>
        </w:rPr>
        <w:lastRenderedPageBreak/>
        <w:t>y_pred = model.predict(X_test_vec)</w:t>
      </w:r>
    </w:p>
    <w:p w14:paraId="7713E59B" w14:textId="77777777" w:rsidR="00177326" w:rsidRPr="00177326" w:rsidRDefault="00177326" w:rsidP="00466916">
      <w:pPr>
        <w:jc w:val="both"/>
        <w:rPr>
          <w:ins w:id="1402" w:author="Microsoft Word" w:date="2025-11-24T11:47:00Z" w16du:dateUtc="2025-11-24T06:17:00Z"/>
          <w:sz w:val="32"/>
          <w:szCs w:val="32"/>
        </w:rPr>
      </w:pPr>
      <w:r>
        <w:rPr>
          <w:rFonts w:ascii="Arial" w:hAnsi="Arial"/>
          <w:sz w:val="32"/>
          <w:rPrChange w:id="1403" w:author="Microsoft Word" w:date="2025-11-24T11:47:00Z" w16du:dateUtc="2025-11-24T06:17:00Z">
            <w:rPr>
              <w:sz w:val="32"/>
              <w:szCs w:val="32"/>
            </w:rPr>
          </w:rPrChange>
        </w:rPr>
        <w:t xml:space="preserve"> </w:t>
      </w:r>
    </w:p>
    <w:p w14:paraId="515C6AE9" w14:textId="77777777" w:rsidR="00177326" w:rsidRDefault="00177326" w:rsidP="00466916">
      <w:pPr>
        <w:jc w:val="both"/>
        <w:rPr>
          <w:rFonts w:ascii="Arial" w:hAnsi="Arial"/>
          <w:sz w:val="32"/>
          <w:rPrChange w:id="1404" w:author="Microsoft Word" w:date="2025-11-24T11:47:00Z" w16du:dateUtc="2025-11-24T06:17:00Z">
            <w:rPr>
              <w:sz w:val="32"/>
              <w:szCs w:val="32"/>
            </w:rPr>
          </w:rPrChange>
        </w:rPr>
      </w:pPr>
      <w:r>
        <w:rPr>
          <w:rFonts w:ascii="Arial" w:hAnsi="Arial"/>
          <w:sz w:val="32"/>
          <w:rPrChange w:id="1405" w:author="Microsoft Word" w:date="2025-11-24T11:47:00Z" w16du:dateUtc="2025-11-24T06:17:00Z">
            <w:rPr>
              <w:sz w:val="32"/>
              <w:szCs w:val="32"/>
            </w:rPr>
          </w:rPrChange>
        </w:rPr>
        <w:t># Evaluate</w:t>
      </w:r>
    </w:p>
    <w:p w14:paraId="617E535F" w14:textId="77777777" w:rsidR="00177326" w:rsidRDefault="00177326" w:rsidP="00466916">
      <w:pPr>
        <w:jc w:val="both"/>
        <w:rPr>
          <w:rFonts w:ascii="Arial" w:hAnsi="Arial"/>
          <w:sz w:val="32"/>
          <w:rPrChange w:id="1406" w:author="Microsoft Word" w:date="2025-11-24T11:47:00Z" w16du:dateUtc="2025-11-24T06:17:00Z">
            <w:rPr>
              <w:sz w:val="32"/>
              <w:szCs w:val="32"/>
            </w:rPr>
          </w:rPrChange>
        </w:rPr>
      </w:pPr>
      <w:r>
        <w:rPr>
          <w:rFonts w:ascii="Arial" w:hAnsi="Arial"/>
          <w:sz w:val="32"/>
          <w:rPrChange w:id="1407" w:author="Microsoft Word" w:date="2025-11-24T11:47:00Z" w16du:dateUtc="2025-11-24T06:17:00Z">
            <w:rPr>
              <w:sz w:val="32"/>
              <w:szCs w:val="32"/>
            </w:rPr>
          </w:rPrChange>
        </w:rPr>
        <w:t>acc = accuracy_score(y_test, y_pred)</w:t>
      </w:r>
    </w:p>
    <w:p w14:paraId="46513E79" w14:textId="77777777" w:rsidR="00177326" w:rsidRDefault="00177326" w:rsidP="00466916">
      <w:pPr>
        <w:jc w:val="both"/>
        <w:rPr>
          <w:rFonts w:ascii="Arial" w:hAnsi="Arial"/>
          <w:sz w:val="32"/>
          <w:rPrChange w:id="1408" w:author="Microsoft Word" w:date="2025-11-24T11:47:00Z" w16du:dateUtc="2025-11-24T06:17:00Z">
            <w:rPr>
              <w:sz w:val="32"/>
              <w:szCs w:val="32"/>
            </w:rPr>
          </w:rPrChange>
        </w:rPr>
      </w:pPr>
      <w:r>
        <w:rPr>
          <w:rFonts w:ascii="Arial" w:hAnsi="Arial"/>
          <w:sz w:val="32"/>
          <w:rPrChange w:id="1409" w:author="Microsoft Word" w:date="2025-11-24T11:47:00Z" w16du:dateUtc="2025-11-24T06:17:00Z">
            <w:rPr>
              <w:sz w:val="32"/>
              <w:szCs w:val="32"/>
            </w:rPr>
          </w:rPrChange>
        </w:rPr>
        <w:t>print(f"Accuracy: {acc:.4f}")</w:t>
      </w:r>
    </w:p>
    <w:p w14:paraId="35D6956E" w14:textId="77777777" w:rsidR="00177326" w:rsidRDefault="00177326" w:rsidP="00466916">
      <w:pPr>
        <w:jc w:val="both"/>
        <w:rPr>
          <w:rFonts w:ascii="Arial" w:hAnsi="Arial"/>
          <w:sz w:val="32"/>
          <w:rPrChange w:id="1410" w:author="Microsoft Word" w:date="2025-11-24T11:47:00Z" w16du:dateUtc="2025-11-24T06:17:00Z">
            <w:rPr>
              <w:sz w:val="32"/>
              <w:szCs w:val="32"/>
            </w:rPr>
          </w:rPrChange>
        </w:rPr>
      </w:pPr>
      <w:r>
        <w:rPr>
          <w:rFonts w:ascii="Arial" w:hAnsi="Arial"/>
          <w:sz w:val="32"/>
          <w:rPrChange w:id="1411" w:author="Microsoft Word" w:date="2025-11-24T11:47:00Z" w16du:dateUtc="2025-11-24T06:17:00Z">
            <w:rPr>
              <w:sz w:val="32"/>
              <w:szCs w:val="32"/>
            </w:rPr>
          </w:rPrChange>
        </w:rPr>
        <w:t>print("Classification Report:")</w:t>
      </w:r>
    </w:p>
    <w:p w14:paraId="042F5EE7" w14:textId="77777777" w:rsidR="00177326" w:rsidRDefault="00177326" w:rsidP="00466916">
      <w:pPr>
        <w:jc w:val="both"/>
        <w:rPr>
          <w:rFonts w:ascii="Arial" w:hAnsi="Arial"/>
          <w:sz w:val="32"/>
          <w:rPrChange w:id="1412" w:author="Microsoft Word" w:date="2025-11-24T11:47:00Z" w16du:dateUtc="2025-11-24T06:17:00Z">
            <w:rPr>
              <w:sz w:val="32"/>
              <w:szCs w:val="32"/>
            </w:rPr>
          </w:rPrChange>
        </w:rPr>
      </w:pPr>
      <w:r>
        <w:rPr>
          <w:rFonts w:ascii="Arial" w:hAnsi="Arial"/>
          <w:sz w:val="32"/>
          <w:rPrChange w:id="1413" w:author="Microsoft Word" w:date="2025-11-24T11:47:00Z" w16du:dateUtc="2025-11-24T06:17:00Z">
            <w:rPr>
              <w:sz w:val="32"/>
              <w:szCs w:val="32"/>
            </w:rPr>
          </w:rPrChange>
        </w:rPr>
        <w:t>print(classification_report(y_test, y_pred, target_names=['Negative', 'Positive'], digits=4))</w:t>
      </w:r>
    </w:p>
    <w:p w14:paraId="28587167" w14:textId="77777777" w:rsidR="00177326" w:rsidRPr="00177326" w:rsidRDefault="00177326" w:rsidP="00466916">
      <w:pPr>
        <w:jc w:val="both"/>
        <w:rPr>
          <w:ins w:id="1414" w:author="Microsoft Word" w:date="2025-11-24T11:47:00Z" w16du:dateUtc="2025-11-24T06:17:00Z"/>
          <w:sz w:val="32"/>
          <w:szCs w:val="32"/>
        </w:rPr>
      </w:pPr>
      <w:r>
        <w:rPr>
          <w:rFonts w:ascii="Arial" w:hAnsi="Arial"/>
          <w:sz w:val="32"/>
          <w:rPrChange w:id="1415" w:author="Microsoft Word" w:date="2025-11-24T11:47:00Z" w16du:dateUtc="2025-11-24T06:17:00Z">
            <w:rPr>
              <w:sz w:val="32"/>
              <w:szCs w:val="32"/>
            </w:rPr>
          </w:rPrChange>
        </w:rPr>
        <w:t xml:space="preserve"> </w:t>
      </w:r>
    </w:p>
    <w:p w14:paraId="640339B5" w14:textId="77777777" w:rsidR="00177326" w:rsidRDefault="00177326" w:rsidP="00466916">
      <w:pPr>
        <w:jc w:val="both"/>
        <w:rPr>
          <w:rFonts w:ascii="Arial" w:hAnsi="Arial"/>
          <w:sz w:val="32"/>
          <w:rPrChange w:id="1416" w:author="Microsoft Word" w:date="2025-11-24T11:47:00Z" w16du:dateUtc="2025-11-24T06:17:00Z">
            <w:rPr>
              <w:sz w:val="32"/>
              <w:szCs w:val="32"/>
            </w:rPr>
          </w:rPrChange>
        </w:rPr>
      </w:pPr>
      <w:r>
        <w:rPr>
          <w:rFonts w:ascii="Arial" w:hAnsi="Arial"/>
          <w:sz w:val="32"/>
          <w:rPrChange w:id="1417" w:author="Microsoft Word" w:date="2025-11-24T11:47:00Z" w16du:dateUtc="2025-11-24T06:17:00Z">
            <w:rPr>
              <w:sz w:val="32"/>
              <w:szCs w:val="32"/>
            </w:rPr>
          </w:rPrChange>
        </w:rPr>
        <w:t># Top words</w:t>
      </w:r>
    </w:p>
    <w:p w14:paraId="6AC9C4EB" w14:textId="77777777" w:rsidR="00177326" w:rsidRDefault="00177326" w:rsidP="00466916">
      <w:pPr>
        <w:jc w:val="both"/>
        <w:rPr>
          <w:rFonts w:ascii="Arial" w:hAnsi="Arial"/>
          <w:sz w:val="32"/>
          <w:rPrChange w:id="1418" w:author="Microsoft Word" w:date="2025-11-24T11:47:00Z" w16du:dateUtc="2025-11-24T06:17:00Z">
            <w:rPr>
              <w:sz w:val="32"/>
              <w:szCs w:val="32"/>
            </w:rPr>
          </w:rPrChange>
        </w:rPr>
      </w:pPr>
      <w:r>
        <w:rPr>
          <w:rFonts w:ascii="Arial" w:hAnsi="Arial"/>
          <w:sz w:val="32"/>
          <w:rPrChange w:id="1419" w:author="Microsoft Word" w:date="2025-11-24T11:47:00Z" w16du:dateUtc="2025-11-24T06:17:00Z">
            <w:rPr>
              <w:sz w:val="32"/>
              <w:szCs w:val="32"/>
            </w:rPr>
          </w:rPrChange>
        </w:rPr>
        <w:t>coef = model.coef_[0]</w:t>
      </w:r>
    </w:p>
    <w:p w14:paraId="5994685A" w14:textId="77777777" w:rsidR="00177326" w:rsidRDefault="00177326" w:rsidP="00466916">
      <w:pPr>
        <w:jc w:val="both"/>
        <w:rPr>
          <w:rFonts w:ascii="Arial" w:hAnsi="Arial"/>
          <w:sz w:val="32"/>
          <w:rPrChange w:id="1420" w:author="Microsoft Word" w:date="2025-11-24T11:47:00Z" w16du:dateUtc="2025-11-24T06:17:00Z">
            <w:rPr>
              <w:sz w:val="32"/>
              <w:szCs w:val="32"/>
            </w:rPr>
          </w:rPrChange>
        </w:rPr>
      </w:pPr>
      <w:r>
        <w:rPr>
          <w:rFonts w:ascii="Arial" w:hAnsi="Arial"/>
          <w:sz w:val="32"/>
          <w:rPrChange w:id="1421" w:author="Microsoft Word" w:date="2025-11-24T11:47:00Z" w16du:dateUtc="2025-11-24T06:17:00Z">
            <w:rPr>
              <w:sz w:val="32"/>
              <w:szCs w:val="32"/>
            </w:rPr>
          </w:rPrChange>
        </w:rPr>
        <w:t>words = tfidf.get_feature_names_out()</w:t>
      </w:r>
    </w:p>
    <w:p w14:paraId="2D741DA3" w14:textId="77777777" w:rsidR="00177326" w:rsidRDefault="00177326" w:rsidP="00466916">
      <w:pPr>
        <w:jc w:val="both"/>
        <w:rPr>
          <w:rFonts w:ascii="Arial" w:hAnsi="Arial"/>
          <w:sz w:val="32"/>
          <w:rPrChange w:id="1422" w:author="Microsoft Word" w:date="2025-11-24T11:47:00Z" w16du:dateUtc="2025-11-24T06:17:00Z">
            <w:rPr>
              <w:sz w:val="32"/>
              <w:szCs w:val="32"/>
            </w:rPr>
          </w:rPrChange>
        </w:rPr>
      </w:pPr>
      <w:r>
        <w:rPr>
          <w:rFonts w:ascii="Arial" w:hAnsi="Arial"/>
          <w:sz w:val="32"/>
          <w:rPrChange w:id="1423" w:author="Microsoft Word" w:date="2025-11-24T11:47:00Z" w16du:dateUtc="2025-11-24T06:17:00Z">
            <w:rPr>
              <w:sz w:val="32"/>
              <w:szCs w:val="32"/>
            </w:rPr>
          </w:rPrChange>
        </w:rPr>
        <w:t>top_pos = sorted(zip(coef, words), reverse=True)[:10]</w:t>
      </w:r>
    </w:p>
    <w:p w14:paraId="5AA1C0FE" w14:textId="77777777" w:rsidR="00177326" w:rsidRDefault="00177326" w:rsidP="00466916">
      <w:pPr>
        <w:jc w:val="both"/>
        <w:rPr>
          <w:rFonts w:ascii="Arial" w:hAnsi="Arial"/>
          <w:sz w:val="32"/>
          <w:rPrChange w:id="1424" w:author="Microsoft Word" w:date="2025-11-24T11:47:00Z" w16du:dateUtc="2025-11-24T06:17:00Z">
            <w:rPr>
              <w:sz w:val="32"/>
              <w:szCs w:val="32"/>
            </w:rPr>
          </w:rPrChange>
        </w:rPr>
      </w:pPr>
      <w:r>
        <w:rPr>
          <w:rFonts w:ascii="Arial" w:hAnsi="Arial"/>
          <w:sz w:val="32"/>
          <w:rPrChange w:id="1425" w:author="Microsoft Word" w:date="2025-11-24T11:47:00Z" w16du:dateUtc="2025-11-24T06:17:00Z">
            <w:rPr>
              <w:sz w:val="32"/>
              <w:szCs w:val="32"/>
            </w:rPr>
          </w:rPrChange>
        </w:rPr>
        <w:t>top_neg = sorted(zip(coef, words))[:10]</w:t>
      </w:r>
    </w:p>
    <w:p w14:paraId="0A75B4C2" w14:textId="77777777" w:rsidR="00177326" w:rsidRPr="00177326" w:rsidRDefault="00177326" w:rsidP="00466916">
      <w:pPr>
        <w:jc w:val="both"/>
        <w:rPr>
          <w:ins w:id="1426" w:author="Microsoft Word" w:date="2025-11-24T11:47:00Z" w16du:dateUtc="2025-11-24T06:17:00Z"/>
          <w:sz w:val="32"/>
          <w:szCs w:val="32"/>
        </w:rPr>
      </w:pPr>
      <w:r>
        <w:rPr>
          <w:rFonts w:ascii="Arial" w:hAnsi="Arial"/>
          <w:sz w:val="32"/>
          <w:rPrChange w:id="1427" w:author="Microsoft Word" w:date="2025-11-24T11:47:00Z" w16du:dateUtc="2025-11-24T06:17:00Z">
            <w:rPr>
              <w:sz w:val="32"/>
              <w:szCs w:val="32"/>
            </w:rPr>
          </w:rPrChange>
        </w:rPr>
        <w:t xml:space="preserve"> </w:t>
      </w:r>
    </w:p>
    <w:p w14:paraId="60A419D7" w14:textId="77777777" w:rsidR="00177326" w:rsidRDefault="00177326" w:rsidP="00466916">
      <w:pPr>
        <w:jc w:val="both"/>
        <w:rPr>
          <w:rFonts w:ascii="Arial" w:hAnsi="Arial"/>
          <w:sz w:val="32"/>
          <w:rPrChange w:id="1428" w:author="Microsoft Word" w:date="2025-11-24T11:47:00Z" w16du:dateUtc="2025-11-24T06:17:00Z">
            <w:rPr>
              <w:sz w:val="32"/>
              <w:szCs w:val="32"/>
            </w:rPr>
          </w:rPrChange>
        </w:rPr>
      </w:pPr>
      <w:r>
        <w:rPr>
          <w:rFonts w:ascii="Arial" w:hAnsi="Arial"/>
          <w:sz w:val="32"/>
          <w:rPrChange w:id="1429" w:author="Microsoft Word" w:date="2025-11-24T11:47:00Z" w16du:dateUtc="2025-11-24T06:17:00Z">
            <w:rPr>
              <w:sz w:val="32"/>
              <w:szCs w:val="32"/>
            </w:rPr>
          </w:rPrChange>
        </w:rPr>
        <w:t>print("\nTop 5 Positive Words:", [w for c,w in top_pos[:5]])</w:t>
      </w:r>
    </w:p>
    <w:p w14:paraId="1280431F" w14:textId="77777777" w:rsidR="00177326" w:rsidRDefault="00177326" w:rsidP="00466916">
      <w:pPr>
        <w:jc w:val="both"/>
        <w:rPr>
          <w:rFonts w:ascii="Arial" w:hAnsi="Arial"/>
          <w:sz w:val="32"/>
          <w:rPrChange w:id="1430" w:author="Microsoft Word" w:date="2025-11-24T11:47:00Z" w16du:dateUtc="2025-11-24T06:17:00Z">
            <w:rPr>
              <w:sz w:val="32"/>
              <w:szCs w:val="32"/>
            </w:rPr>
          </w:rPrChange>
        </w:rPr>
      </w:pPr>
      <w:r>
        <w:rPr>
          <w:rFonts w:ascii="Arial" w:hAnsi="Arial"/>
          <w:sz w:val="32"/>
          <w:rPrChange w:id="1431" w:author="Microsoft Word" w:date="2025-11-24T11:47:00Z" w16du:dateUtc="2025-11-24T06:17:00Z">
            <w:rPr>
              <w:sz w:val="32"/>
              <w:szCs w:val="32"/>
            </w:rPr>
          </w:rPrChange>
        </w:rPr>
        <w:t>print("Top 5 Negative Words:", [w for c,w in top_neg[:5]])</w:t>
      </w:r>
    </w:p>
    <w:p w14:paraId="5D9BB2F5" w14:textId="3EA94FFB" w:rsidR="00177326" w:rsidRPr="00177326" w:rsidRDefault="00177326" w:rsidP="00466916">
      <w:pPr>
        <w:tabs>
          <w:tab w:val="left" w:pos="4032"/>
        </w:tabs>
        <w:jc w:val="both"/>
        <w:rPr>
          <w:ins w:id="1432" w:author="Microsoft Word" w:date="2025-11-24T11:47:00Z" w16du:dateUtc="2025-11-24T06:17:00Z"/>
          <w:sz w:val="32"/>
          <w:szCs w:val="32"/>
        </w:rPr>
      </w:pPr>
      <w:r>
        <w:rPr>
          <w:rFonts w:ascii="Arial" w:hAnsi="Arial"/>
          <w:sz w:val="32"/>
          <w:rPrChange w:id="1433" w:author="Microsoft Word" w:date="2025-11-24T11:47:00Z" w16du:dateUtc="2025-11-24T06:17:00Z">
            <w:rPr>
              <w:sz w:val="32"/>
              <w:szCs w:val="32"/>
            </w:rPr>
          </w:rPrChange>
        </w:rPr>
        <w:t xml:space="preserve"> </w:t>
      </w:r>
      <w:ins w:id="1434" w:author="Microsoft Word" w:date="2025-11-24T11:47:00Z" w16du:dateUtc="2025-11-24T06:17:00Z">
        <w:r w:rsidR="00466916">
          <w:rPr>
            <w:sz w:val="32"/>
            <w:szCs w:val="32"/>
          </w:rPr>
          <w:tab/>
        </w:r>
      </w:ins>
    </w:p>
    <w:p w14:paraId="392D51C6" w14:textId="77777777" w:rsidR="00177326" w:rsidRDefault="00177326">
      <w:pPr>
        <w:tabs>
          <w:tab w:val="left" w:pos="4032"/>
        </w:tabs>
        <w:jc w:val="both"/>
        <w:rPr>
          <w:rFonts w:ascii="Arial" w:hAnsi="Arial"/>
          <w:sz w:val="32"/>
          <w:rPrChange w:id="1435" w:author="Microsoft Word" w:date="2025-11-24T11:47:00Z" w16du:dateUtc="2025-11-24T06:17:00Z">
            <w:rPr>
              <w:sz w:val="32"/>
              <w:szCs w:val="32"/>
            </w:rPr>
          </w:rPrChange>
        </w:rPr>
        <w:pPrChange w:id="1436" w:author="Microsoft Word" w:date="2025-11-24T11:47:00Z" w16du:dateUtc="2025-11-24T06:17:00Z">
          <w:pPr>
            <w:jc w:val="both"/>
          </w:pPr>
        </w:pPrChange>
      </w:pPr>
      <w:r>
        <w:rPr>
          <w:rFonts w:ascii="Arial" w:hAnsi="Arial"/>
          <w:sz w:val="32"/>
          <w:rPrChange w:id="1437" w:author="Microsoft Word" w:date="2025-11-24T11:47:00Z" w16du:dateUtc="2025-11-24T06:17:00Z">
            <w:rPr>
              <w:sz w:val="32"/>
              <w:szCs w:val="32"/>
            </w:rPr>
          </w:rPrChange>
        </w:rPr>
        <w:t># Plot</w:t>
      </w:r>
    </w:p>
    <w:p w14:paraId="1AA6DA92" w14:textId="77777777" w:rsidR="00177326" w:rsidRDefault="00177326" w:rsidP="00466916">
      <w:pPr>
        <w:jc w:val="both"/>
        <w:rPr>
          <w:rFonts w:ascii="Arial" w:hAnsi="Arial"/>
          <w:sz w:val="32"/>
          <w:rPrChange w:id="1438" w:author="Microsoft Word" w:date="2025-11-24T11:47:00Z" w16du:dateUtc="2025-11-24T06:17:00Z">
            <w:rPr>
              <w:sz w:val="32"/>
              <w:szCs w:val="32"/>
            </w:rPr>
          </w:rPrChange>
        </w:rPr>
      </w:pPr>
      <w:r>
        <w:rPr>
          <w:rFonts w:ascii="Arial" w:hAnsi="Arial"/>
          <w:sz w:val="32"/>
          <w:rPrChange w:id="1439" w:author="Microsoft Word" w:date="2025-11-24T11:47:00Z" w16du:dateUtc="2025-11-24T06:17:00Z">
            <w:rPr>
              <w:sz w:val="32"/>
              <w:szCs w:val="32"/>
            </w:rPr>
          </w:rPrChange>
        </w:rPr>
        <w:t>plt.figure(figsize=(7, 5))</w:t>
      </w:r>
    </w:p>
    <w:p w14:paraId="0E1BCB04" w14:textId="77777777" w:rsidR="00177326" w:rsidRDefault="00177326" w:rsidP="00466916">
      <w:pPr>
        <w:jc w:val="both"/>
        <w:rPr>
          <w:rFonts w:ascii="Arial" w:hAnsi="Arial"/>
          <w:sz w:val="32"/>
          <w:rPrChange w:id="1440" w:author="Microsoft Word" w:date="2025-11-24T11:47:00Z" w16du:dateUtc="2025-11-24T06:17:00Z">
            <w:rPr>
              <w:sz w:val="32"/>
              <w:szCs w:val="32"/>
            </w:rPr>
          </w:rPrChange>
        </w:rPr>
      </w:pPr>
      <w:r>
        <w:rPr>
          <w:rFonts w:ascii="Arial" w:hAnsi="Arial"/>
          <w:sz w:val="32"/>
          <w:rPrChange w:id="1441" w:author="Microsoft Word" w:date="2025-11-24T11:47:00Z" w16du:dateUtc="2025-11-24T06:17:00Z">
            <w:rPr>
              <w:sz w:val="32"/>
              <w:szCs w:val="32"/>
            </w:rPr>
          </w:rPrChange>
        </w:rPr>
        <w:t>sns.barplot(x=[c for c,w in top_pos[:10]], y=[w for c,w in top_pos[:10]], palette='Greens_d')</w:t>
      </w:r>
    </w:p>
    <w:p w14:paraId="5B47FFDD" w14:textId="77777777" w:rsidR="00177326" w:rsidRDefault="00177326" w:rsidP="00466916">
      <w:pPr>
        <w:jc w:val="both"/>
        <w:rPr>
          <w:rFonts w:ascii="Arial" w:hAnsi="Arial"/>
          <w:sz w:val="32"/>
          <w:rPrChange w:id="1442" w:author="Microsoft Word" w:date="2025-11-24T11:47:00Z" w16du:dateUtc="2025-11-24T06:17:00Z">
            <w:rPr>
              <w:sz w:val="32"/>
              <w:szCs w:val="32"/>
            </w:rPr>
          </w:rPrChange>
        </w:rPr>
      </w:pPr>
      <w:r>
        <w:rPr>
          <w:rFonts w:ascii="Arial" w:hAnsi="Arial"/>
          <w:sz w:val="32"/>
          <w:rPrChange w:id="1443" w:author="Microsoft Word" w:date="2025-11-24T11:47:00Z" w16du:dateUtc="2025-11-24T06:17:00Z">
            <w:rPr>
              <w:sz w:val="32"/>
              <w:szCs w:val="32"/>
            </w:rPr>
          </w:rPrChange>
        </w:rPr>
        <w:t>plt.title('Top 10 Positive Words (TF-IDF + LogReg)')</w:t>
      </w:r>
    </w:p>
    <w:p w14:paraId="742FAFF4" w14:textId="77777777" w:rsidR="00177326" w:rsidRDefault="00177326" w:rsidP="00466916">
      <w:pPr>
        <w:jc w:val="both"/>
        <w:rPr>
          <w:rFonts w:ascii="Arial" w:hAnsi="Arial"/>
          <w:sz w:val="32"/>
          <w:rPrChange w:id="1444" w:author="Microsoft Word" w:date="2025-11-24T11:47:00Z" w16du:dateUtc="2025-11-24T06:17:00Z">
            <w:rPr>
              <w:sz w:val="32"/>
              <w:szCs w:val="32"/>
            </w:rPr>
          </w:rPrChange>
        </w:rPr>
      </w:pPr>
      <w:r>
        <w:rPr>
          <w:rFonts w:ascii="Arial" w:hAnsi="Arial"/>
          <w:sz w:val="32"/>
          <w:rPrChange w:id="1445" w:author="Microsoft Word" w:date="2025-11-24T11:47:00Z" w16du:dateUtc="2025-11-24T06:17:00Z">
            <w:rPr>
              <w:sz w:val="32"/>
              <w:szCs w:val="32"/>
            </w:rPr>
          </w:rPrChange>
        </w:rPr>
        <w:lastRenderedPageBreak/>
        <w:t>plt.xlabel('Coefficient')</w:t>
      </w:r>
    </w:p>
    <w:p w14:paraId="647E0858" w14:textId="77777777" w:rsidR="00177326" w:rsidRDefault="00177326" w:rsidP="00466916">
      <w:pPr>
        <w:jc w:val="both"/>
        <w:rPr>
          <w:rFonts w:ascii="Arial" w:hAnsi="Arial"/>
          <w:sz w:val="32"/>
          <w:rPrChange w:id="1446" w:author="Microsoft Word" w:date="2025-11-24T11:47:00Z" w16du:dateUtc="2025-11-24T06:17:00Z">
            <w:rPr>
              <w:sz w:val="32"/>
              <w:szCs w:val="32"/>
            </w:rPr>
          </w:rPrChange>
        </w:rPr>
      </w:pPr>
      <w:r>
        <w:rPr>
          <w:rFonts w:ascii="Arial" w:hAnsi="Arial"/>
          <w:sz w:val="32"/>
          <w:rPrChange w:id="1447" w:author="Microsoft Word" w:date="2025-11-24T11:47:00Z" w16du:dateUtc="2025-11-24T06:17:00Z">
            <w:rPr>
              <w:sz w:val="32"/>
              <w:szCs w:val="32"/>
            </w:rPr>
          </w:rPrChange>
        </w:rPr>
        <w:t>plt.tight_layout()</w:t>
      </w:r>
    </w:p>
    <w:p w14:paraId="5212F69A" w14:textId="77777777" w:rsidR="00177326" w:rsidRDefault="00177326" w:rsidP="00466916">
      <w:pPr>
        <w:jc w:val="both"/>
        <w:rPr>
          <w:rFonts w:ascii="Arial" w:hAnsi="Arial"/>
          <w:sz w:val="32"/>
          <w:rPrChange w:id="1448" w:author="Microsoft Word" w:date="2025-11-24T11:47:00Z" w16du:dateUtc="2025-11-24T06:17:00Z">
            <w:rPr>
              <w:sz w:val="32"/>
              <w:szCs w:val="32"/>
            </w:rPr>
          </w:rPrChange>
        </w:rPr>
      </w:pPr>
      <w:r>
        <w:rPr>
          <w:rFonts w:ascii="Arial" w:hAnsi="Arial"/>
          <w:sz w:val="32"/>
          <w:rPrChange w:id="1449" w:author="Microsoft Word" w:date="2025-11-24T11:47:00Z" w16du:dateUtc="2025-11-24T06:17:00Z">
            <w:rPr>
              <w:sz w:val="32"/>
              <w:szCs w:val="32"/>
            </w:rPr>
          </w:rPrChange>
        </w:rPr>
        <w:t>plt.show()</w:t>
      </w:r>
    </w:p>
    <w:p w14:paraId="6BDA882A" w14:textId="20F2EFED" w:rsidR="00852FA7" w:rsidRDefault="00852FA7" w:rsidP="00466916">
      <w:pPr>
        <w:jc w:val="both"/>
        <w:rPr>
          <w:rFonts w:ascii="Arial" w:hAnsi="Arial"/>
          <w:b/>
          <w:i/>
          <w:sz w:val="36"/>
          <w:rPrChange w:id="1450" w:author="Microsoft Word" w:date="2025-11-24T11:47:00Z" w16du:dateUtc="2025-11-24T06:17:00Z">
            <w:rPr>
              <w:b/>
              <w:bCs/>
              <w:i/>
              <w:iCs/>
              <w:sz w:val="36"/>
              <w:szCs w:val="36"/>
            </w:rPr>
          </w:rPrChange>
        </w:rPr>
      </w:pPr>
      <w:r>
        <w:rPr>
          <w:rFonts w:ascii="Arial" w:hAnsi="Arial"/>
          <w:b/>
          <w:i/>
          <w:sz w:val="36"/>
          <w:rPrChange w:id="1451" w:author="Microsoft Word" w:date="2025-11-24T11:47:00Z" w16du:dateUtc="2025-11-24T06:17:00Z">
            <w:rPr>
              <w:b/>
              <w:bCs/>
              <w:i/>
              <w:iCs/>
              <w:sz w:val="36"/>
              <w:szCs w:val="36"/>
            </w:rPr>
          </w:rPrChange>
        </w:rPr>
        <w:t>Output:</w:t>
      </w:r>
    </w:p>
    <w:p w14:paraId="4DB3565A" w14:textId="1045C6C6" w:rsidR="006744EC" w:rsidRDefault="00000000" w:rsidP="00466916">
      <w:pPr>
        <w:jc w:val="both"/>
        <w:rPr>
          <w:rFonts w:ascii="Arial" w:hAnsi="Arial"/>
          <w:b/>
          <w:i/>
          <w:sz w:val="40"/>
          <w:rPrChange w:id="1452" w:author="Microsoft Word" w:date="2025-11-24T11:47:00Z" w16du:dateUtc="2025-11-24T06:17:00Z">
            <w:rPr>
              <w:b/>
              <w:bCs/>
              <w:i/>
              <w:iCs/>
              <w:sz w:val="40"/>
              <w:szCs w:val="40"/>
            </w:rPr>
          </w:rPrChange>
        </w:rPr>
      </w:pPr>
      <w:del w:id="1453" w:author="Microsoft Word" w:date="2025-11-24T11:47:00Z" w16du:dateUtc="2025-11-24T06:17:00Z">
        <w:r>
          <w:rPr>
            <w:rFonts w:ascii="Arial" w:hAnsi="Arial" w:cs="Arial"/>
            <w:b/>
            <w:bCs/>
            <w:i/>
            <w:iCs/>
            <w:noProof/>
            <w:sz w:val="40"/>
            <w:szCs w:val="40"/>
          </w:rPr>
          <w:drawing>
            <wp:inline distT="0" distB="0" distL="0" distR="0" wp14:anchorId="5FE745FC" wp14:editId="4674CD42">
              <wp:extent cx="5775960" cy="5387340"/>
              <wp:effectExtent l="0" t="0" r="0" b="3810"/>
              <wp:docPr id="682201794"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31209" name="Picture 2" descr="A screenshot of a graph&#10;&#10;AI-generated content may be incorrect."/>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75960" cy="5387340"/>
                      </a:xfrm>
                      <a:prstGeom prst="rect">
                        <a:avLst/>
                      </a:prstGeom>
                    </pic:spPr>
                  </pic:pic>
                </a:graphicData>
              </a:graphic>
            </wp:inline>
          </w:drawing>
        </w:r>
      </w:del>
      <w:ins w:id="1454" w:author="Microsoft Word" w:date="2025-11-24T11:47:00Z" w16du:dateUtc="2025-11-24T06:17:00Z">
        <w:r w:rsidR="00926CCE">
          <w:rPr>
            <w:b/>
            <w:bCs/>
            <w:i/>
            <w:iCs/>
            <w:noProof/>
            <w:sz w:val="40"/>
            <w:szCs w:val="40"/>
          </w:rPr>
          <w:drawing>
            <wp:inline distT="0" distB="0" distL="0" distR="0" wp14:anchorId="64D16435" wp14:editId="2C52A073">
              <wp:extent cx="5775960" cy="5387340"/>
              <wp:effectExtent l="0" t="0" r="0" b="3810"/>
              <wp:docPr id="404931209"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31209" name="Picture 2" descr="A screenshot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75960" cy="5387340"/>
                      </a:xfrm>
                      <a:prstGeom prst="rect">
                        <a:avLst/>
                      </a:prstGeom>
                    </pic:spPr>
                  </pic:pic>
                </a:graphicData>
              </a:graphic>
            </wp:inline>
          </w:drawing>
        </w:r>
      </w:ins>
    </w:p>
    <w:sectPr w:rsidR="006744EC">
      <w:headerReference w:type="default" r:id="rId20"/>
      <w:footerReference w:type="default" r:id="rId21"/>
      <w:pgSz w:w="11906" w:h="16838"/>
      <w:pgMar w:top="1440" w:right="1440" w:bottom="1440" w:left="1440" w:header="708" w:footer="708" w:gutter="0"/>
      <w:pgBorders>
        <w:top w:val="double" w:sz="4" w:space="1" w:color="0E2841"/>
        <w:left w:val="double" w:sz="4" w:space="4" w:color="0E2841"/>
        <w:bottom w:val="double" w:sz="4" w:space="1" w:color="0E2841"/>
        <w:right w:val="double" w:sz="4" w:space="4" w:color="0E2841"/>
      </w:pgBorders>
      <w:cols w:space="708"/>
      <w:docGrid w:linePitch="360"/>
      <w:sectPrChange w:id="1455" w:author="Microsoft Word" w:date="2025-11-24T11:47:00Z" w16du:dateUtc="2025-11-24T06:17:00Z">
        <w:sectPr w:rsidR="006744EC">
          <w:pgMar w:top="1440" w:right="1440" w:bottom="1440" w:left="1440" w:header="708" w:footer="708" w:gutter="0"/>
          <w:pgBorders>
            <w:top w:val="none" w:sz="0" w:space="0" w:color="auto"/>
            <w:left w:val="none" w:sz="0" w:space="0" w:color="auto"/>
            <w:bottom w:val="none" w:sz="0" w:space="0" w:color="auto"/>
            <w:right w:val="none" w:sz="0" w:space="0" w:color="auto"/>
          </w:pgBorders>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4A720" w14:textId="77777777" w:rsidR="00027BE0" w:rsidRDefault="00027BE0" w:rsidP="00E77E2F">
      <w:pPr>
        <w:spacing w:line="240" w:lineRule="auto"/>
      </w:pPr>
      <w:r>
        <w:separator/>
      </w:r>
    </w:p>
  </w:endnote>
  <w:endnote w:type="continuationSeparator" w:id="0">
    <w:p w14:paraId="01816A3C" w14:textId="77777777" w:rsidR="00027BE0" w:rsidRDefault="00027BE0" w:rsidP="00E77E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7570" w14:textId="77777777" w:rsidR="00C93556" w:rsidRDefault="00C93556">
    <w:pPr>
      <w:pStyle w:val="Footer"/>
    </w:pPr>
  </w:p>
  <w:p w14:paraId="12C7B58D" w14:textId="77777777" w:rsidR="00C93556" w:rsidRDefault="00C93556">
    <w:pPr>
      <w:pStyle w:val="Footer"/>
    </w:pPr>
  </w:p>
  <w:p w14:paraId="546458F4" w14:textId="77777777" w:rsidR="00C93556" w:rsidRDefault="00C935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1BF3E" w14:textId="77777777" w:rsidR="00027BE0" w:rsidRDefault="00027BE0" w:rsidP="00E77E2F">
      <w:pPr>
        <w:spacing w:after="0"/>
      </w:pPr>
      <w:r>
        <w:separator/>
      </w:r>
    </w:p>
  </w:footnote>
  <w:footnote w:type="continuationSeparator" w:id="0">
    <w:p w14:paraId="2842361A" w14:textId="77777777" w:rsidR="00027BE0" w:rsidRDefault="00027BE0" w:rsidP="00E77E2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FFA8F" w14:textId="77777777" w:rsidR="00E77E2F" w:rsidRDefault="00E77E2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8F1"/>
    <w:rsid w:val="00027285"/>
    <w:rsid w:val="00027BE0"/>
    <w:rsid w:val="000B76F7"/>
    <w:rsid w:val="000D3F3E"/>
    <w:rsid w:val="000E0AAD"/>
    <w:rsid w:val="00115B03"/>
    <w:rsid w:val="00124124"/>
    <w:rsid w:val="00130D9F"/>
    <w:rsid w:val="00177326"/>
    <w:rsid w:val="001B55D4"/>
    <w:rsid w:val="001F2178"/>
    <w:rsid w:val="001F3042"/>
    <w:rsid w:val="00257247"/>
    <w:rsid w:val="00262812"/>
    <w:rsid w:val="00265778"/>
    <w:rsid w:val="002C197A"/>
    <w:rsid w:val="00414B17"/>
    <w:rsid w:val="00466916"/>
    <w:rsid w:val="00471523"/>
    <w:rsid w:val="0047573A"/>
    <w:rsid w:val="00485113"/>
    <w:rsid w:val="004A7D71"/>
    <w:rsid w:val="00533F2A"/>
    <w:rsid w:val="005558A9"/>
    <w:rsid w:val="005D7C6E"/>
    <w:rsid w:val="006401BF"/>
    <w:rsid w:val="0064604A"/>
    <w:rsid w:val="00670277"/>
    <w:rsid w:val="006744EC"/>
    <w:rsid w:val="006843AD"/>
    <w:rsid w:val="00692193"/>
    <w:rsid w:val="006D0391"/>
    <w:rsid w:val="00713DFA"/>
    <w:rsid w:val="007203B4"/>
    <w:rsid w:val="0072222F"/>
    <w:rsid w:val="00751083"/>
    <w:rsid w:val="007B7EB4"/>
    <w:rsid w:val="007C0A66"/>
    <w:rsid w:val="007F0197"/>
    <w:rsid w:val="00832D2B"/>
    <w:rsid w:val="00841C23"/>
    <w:rsid w:val="0084452A"/>
    <w:rsid w:val="00852FA7"/>
    <w:rsid w:val="008640DF"/>
    <w:rsid w:val="008B5FCD"/>
    <w:rsid w:val="008C3B2C"/>
    <w:rsid w:val="009145FE"/>
    <w:rsid w:val="00926CCE"/>
    <w:rsid w:val="00955DDD"/>
    <w:rsid w:val="00980344"/>
    <w:rsid w:val="009A2A69"/>
    <w:rsid w:val="009E68F1"/>
    <w:rsid w:val="00A919AB"/>
    <w:rsid w:val="00A937C5"/>
    <w:rsid w:val="00AB38E5"/>
    <w:rsid w:val="00B25C7F"/>
    <w:rsid w:val="00B5665B"/>
    <w:rsid w:val="00B76499"/>
    <w:rsid w:val="00C04C5B"/>
    <w:rsid w:val="00C93556"/>
    <w:rsid w:val="00CA4C22"/>
    <w:rsid w:val="00D67784"/>
    <w:rsid w:val="00D73226"/>
    <w:rsid w:val="00D92676"/>
    <w:rsid w:val="00DB703A"/>
    <w:rsid w:val="00DC06F1"/>
    <w:rsid w:val="00DE0FF3"/>
    <w:rsid w:val="00E210E3"/>
    <w:rsid w:val="00E27BAE"/>
    <w:rsid w:val="00E33698"/>
    <w:rsid w:val="00E77E2F"/>
    <w:rsid w:val="00E851AA"/>
    <w:rsid w:val="00E96FDD"/>
    <w:rsid w:val="00E974AA"/>
    <w:rsid w:val="00ED4114"/>
    <w:rsid w:val="00F16F32"/>
    <w:rsid w:val="00F324E6"/>
    <w:rsid w:val="00F60A1D"/>
    <w:rsid w:val="00F94036"/>
    <w:rsid w:val="00FD360A"/>
    <w:rsid w:val="013019FE"/>
    <w:rsid w:val="17767127"/>
    <w:rsid w:val="382338FD"/>
    <w:rsid w:val="445A296C"/>
    <w:rsid w:val="5F2B6F1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6604F"/>
  <w15:chartTrackingRefBased/>
  <w15:docId w15:val="{4217FFC8-3410-438F-A6C4-86E879C39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PrChange w:id="0" w:author="Microsoft Word" w:date="2025-11-24T11:47:00Z">
        <w:pPr>
          <w:spacing w:after="160" w:line="278" w:lineRule="auto"/>
        </w:pPr>
      </w:pPrChange>
    </w:pPr>
    <w:rPr>
      <w:rPrChange w:id="0" w:author="Microsoft Word" w:date="2025-11-24T11:47:00Z">
        <w:rPr>
          <w:rFonts w:asciiTheme="minorHAnsi" w:eastAsiaTheme="minorHAnsi" w:hAnsiTheme="minorHAnsi" w:cstheme="minorBidi"/>
          <w:kern w:val="2"/>
          <w:sz w:val="24"/>
          <w:szCs w:val="30"/>
          <w:lang w:val="en-IN" w:eastAsia="en-US" w:bidi="th-TH"/>
          <w14:ligatures w14:val="standardContextual"/>
        </w:rPr>
      </w:rPrChange>
    </w:rPr>
  </w:style>
  <w:style w:type="paragraph" w:styleId="Heading1">
    <w:name w:val="heading 1"/>
    <w:basedOn w:val="Normal"/>
    <w:next w:val="Normal"/>
    <w:link w:val="Heading1Char"/>
    <w:uiPriority w:val="9"/>
    <w:qFormat/>
    <w:rsid w:val="009E68F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E68F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E68F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E6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Change w:id="1" w:author="Microsoft Word" w:date="2025-11-24T11:47:00Z">
        <w:pPr>
          <w:keepNext/>
          <w:keepLines/>
          <w:spacing w:before="40" w:line="278" w:lineRule="auto"/>
          <w:outlineLvl w:val="5"/>
        </w:pPr>
      </w:pPrChange>
    </w:pPr>
    <w:rPr>
      <w:rFonts w:eastAsiaTheme="majorEastAsia" w:cstheme="majorBidi"/>
      <w:i/>
      <w:iCs/>
      <w:color w:val="595959" w:themeColor="text1" w:themeTint="A6"/>
      <w:rPrChange w:id="1" w:author="Microsoft Word" w:date="2025-11-24T11:47:00Z">
        <w:rPr>
          <w:rFonts w:asciiTheme="minorHAnsi" w:eastAsiaTheme="majorEastAsia" w:hAnsiTheme="minorHAnsi" w:cstheme="majorBidi"/>
          <w:i/>
          <w:iCs/>
          <w:color w:val="595959" w:themeColor="text1" w:themeTint="A6"/>
          <w:kern w:val="2"/>
          <w:sz w:val="24"/>
          <w:szCs w:val="30"/>
          <w:lang w:val="en-IN" w:eastAsia="en-US" w:bidi="th-TH"/>
          <w14:ligatures w14:val="standardContextual"/>
        </w:rPr>
      </w:rPrChange>
    </w:rPr>
  </w:style>
  <w:style w:type="paragraph" w:styleId="Heading7">
    <w:name w:val="heading 7"/>
    <w:basedOn w:val="Normal"/>
    <w:next w:val="Normal"/>
    <w:link w:val="Heading7Char"/>
    <w:uiPriority w:val="9"/>
    <w:semiHidden/>
    <w:unhideWhenUsed/>
    <w:qFormat/>
    <w:pPr>
      <w:keepNext/>
      <w:keepLines/>
      <w:spacing w:before="40" w:after="0"/>
      <w:outlineLvl w:val="6"/>
      <w:pPrChange w:id="2" w:author="Microsoft Word" w:date="2025-11-24T11:47:00Z">
        <w:pPr>
          <w:keepNext/>
          <w:keepLines/>
          <w:spacing w:before="40" w:line="278" w:lineRule="auto"/>
          <w:outlineLvl w:val="6"/>
        </w:pPr>
      </w:pPrChange>
    </w:pPr>
    <w:rPr>
      <w:rFonts w:eastAsiaTheme="majorEastAsia" w:cstheme="majorBidi"/>
      <w:color w:val="595959" w:themeColor="text1" w:themeTint="A6"/>
      <w:rPrChange w:id="2" w:author="Microsoft Word" w:date="2025-11-24T11:47:00Z">
        <w:rPr>
          <w:rFonts w:asciiTheme="minorHAnsi" w:eastAsiaTheme="majorEastAsia" w:hAnsiTheme="minorHAnsi" w:cstheme="majorBidi"/>
          <w:color w:val="595959" w:themeColor="text1" w:themeTint="A6"/>
          <w:kern w:val="2"/>
          <w:sz w:val="24"/>
          <w:szCs w:val="30"/>
          <w:lang w:val="en-IN" w:eastAsia="en-US" w:bidi="th-TH"/>
          <w14:ligatures w14:val="standardContextual"/>
        </w:rPr>
      </w:rPrChange>
    </w:rPr>
  </w:style>
  <w:style w:type="paragraph" w:styleId="Heading8">
    <w:name w:val="heading 8"/>
    <w:basedOn w:val="Normal"/>
    <w:next w:val="Normal"/>
    <w:link w:val="Heading8Char"/>
    <w:uiPriority w:val="9"/>
    <w:semiHidden/>
    <w:unhideWhenUsed/>
    <w:qFormat/>
    <w:pPr>
      <w:keepNext/>
      <w:keepLines/>
      <w:spacing w:after="0"/>
      <w:outlineLvl w:val="7"/>
      <w:pPrChange w:id="3" w:author="Microsoft Word" w:date="2025-11-24T11:47:00Z">
        <w:pPr>
          <w:keepNext/>
          <w:keepLines/>
          <w:spacing w:line="278" w:lineRule="auto"/>
          <w:outlineLvl w:val="7"/>
        </w:pPr>
      </w:pPrChange>
    </w:pPr>
    <w:rPr>
      <w:rFonts w:eastAsiaTheme="majorEastAsia" w:cstheme="majorBidi"/>
      <w:i/>
      <w:iCs/>
      <w:color w:val="262626" w:themeColor="text1" w:themeTint="D9"/>
      <w:rPrChange w:id="3" w:author="Microsoft Word" w:date="2025-11-24T11:47:00Z">
        <w:rPr>
          <w:rFonts w:asciiTheme="minorHAnsi" w:eastAsiaTheme="majorEastAsia" w:hAnsiTheme="minorHAnsi" w:cstheme="majorBidi"/>
          <w:i/>
          <w:iCs/>
          <w:color w:val="272727" w:themeColor="text1" w:themeTint="D8"/>
          <w:kern w:val="2"/>
          <w:sz w:val="24"/>
          <w:szCs w:val="30"/>
          <w:lang w:val="en-IN" w:eastAsia="en-US" w:bidi="th-TH"/>
          <w14:ligatures w14:val="standardContextual"/>
        </w:rPr>
      </w:rPrChange>
    </w:rPr>
  </w:style>
  <w:style w:type="paragraph" w:styleId="Heading9">
    <w:name w:val="heading 9"/>
    <w:basedOn w:val="Normal"/>
    <w:next w:val="Normal"/>
    <w:link w:val="Heading9Char"/>
    <w:uiPriority w:val="9"/>
    <w:semiHidden/>
    <w:unhideWhenUsed/>
    <w:qFormat/>
    <w:pPr>
      <w:keepNext/>
      <w:keepLines/>
      <w:spacing w:after="0"/>
      <w:outlineLvl w:val="8"/>
      <w:pPrChange w:id="4" w:author="Microsoft Word" w:date="2025-11-24T11:47:00Z">
        <w:pPr>
          <w:keepNext/>
          <w:keepLines/>
          <w:spacing w:line="278" w:lineRule="auto"/>
          <w:outlineLvl w:val="8"/>
        </w:pPr>
      </w:pPrChange>
    </w:pPr>
    <w:rPr>
      <w:rFonts w:eastAsiaTheme="majorEastAsia" w:cstheme="majorBidi"/>
      <w:color w:val="262626" w:themeColor="text1" w:themeTint="D9"/>
      <w:rPrChange w:id="4" w:author="Microsoft Word" w:date="2025-11-24T11:47:00Z">
        <w:rPr>
          <w:rFonts w:asciiTheme="minorHAnsi" w:eastAsiaTheme="majorEastAsia" w:hAnsiTheme="minorHAnsi" w:cstheme="majorBidi"/>
          <w:color w:val="272727" w:themeColor="text1" w:themeTint="D8"/>
          <w:kern w:val="2"/>
          <w:sz w:val="24"/>
          <w:szCs w:val="30"/>
          <w:lang w:val="en-IN" w:eastAsia="en-US" w:bidi="th-TH"/>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E68F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qFormat/>
    <w:rsid w:val="009E68F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qFormat/>
    <w:rsid w:val="009E68F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qFormat/>
    <w:rsid w:val="009E6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E6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E6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E6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E68F1"/>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sid w:val="009E68F1"/>
    <w:rPr>
      <w:rFonts w:eastAsiaTheme="majorEastAsia" w:cstheme="majorBidi"/>
      <w:color w:val="262626" w:themeColor="text1" w:themeTint="D9"/>
    </w:rPr>
  </w:style>
  <w:style w:type="paragraph" w:styleId="Title">
    <w:name w:val="Title"/>
    <w:basedOn w:val="Normal"/>
    <w:next w:val="Normal"/>
    <w:link w:val="TitleChar"/>
    <w:uiPriority w:val="10"/>
    <w:qFormat/>
    <w:rsid w:val="009E68F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qFormat/>
    <w:rsid w:val="009E68F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pPr>
      <w:pPrChange w:id="5" w:author="Microsoft Word" w:date="2025-11-24T11:47:00Z">
        <w:pPr>
          <w:numPr>
            <w:ilvl w:val="1"/>
          </w:numPr>
          <w:spacing w:after="160" w:line="278" w:lineRule="auto"/>
        </w:pPr>
      </w:pPrChange>
    </w:pPr>
    <w:rPr>
      <w:rFonts w:eastAsiaTheme="majorEastAsia" w:cstheme="majorBidi"/>
      <w:color w:val="595959" w:themeColor="text1" w:themeTint="A6"/>
      <w:spacing w:val="15"/>
      <w:sz w:val="28"/>
      <w:szCs w:val="35"/>
      <w:rPrChange w:id="5" w:author="Microsoft Word" w:date="2025-11-24T11:47:00Z">
        <w:rPr>
          <w:rFonts w:asciiTheme="minorHAnsi" w:eastAsiaTheme="majorEastAsia" w:hAnsiTheme="minorHAnsi" w:cstheme="majorBidi"/>
          <w:color w:val="595959" w:themeColor="text1" w:themeTint="A6"/>
          <w:spacing w:val="15"/>
          <w:kern w:val="2"/>
          <w:sz w:val="28"/>
          <w:szCs w:val="35"/>
          <w:lang w:val="en-IN" w:eastAsia="en-US" w:bidi="th-TH"/>
          <w14:ligatures w14:val="standardContextual"/>
        </w:rPr>
      </w:rPrChange>
    </w:rPr>
  </w:style>
  <w:style w:type="character" w:customStyle="1" w:styleId="SubtitleChar">
    <w:name w:val="Subtitle Char"/>
    <w:basedOn w:val="DefaultParagraphFont"/>
    <w:link w:val="Subtitle"/>
    <w:uiPriority w:val="11"/>
    <w:qFormat/>
    <w:rsid w:val="009E68F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pPr>
      <w:spacing w:before="160"/>
      <w:jc w:val="center"/>
      <w:pPrChange w:id="6" w:author="Microsoft Word" w:date="2025-11-24T11:47:00Z">
        <w:pPr>
          <w:spacing w:before="160" w:after="160" w:line="278" w:lineRule="auto"/>
          <w:jc w:val="center"/>
        </w:pPr>
      </w:pPrChange>
    </w:pPr>
    <w:rPr>
      <w:i/>
      <w:iCs/>
      <w:color w:val="404040" w:themeColor="text1" w:themeTint="BF"/>
      <w:rPrChange w:id="6" w:author="Microsoft Word" w:date="2025-11-24T11:47:00Z">
        <w:rPr>
          <w:rFonts w:asciiTheme="minorHAnsi" w:eastAsiaTheme="minorHAnsi" w:hAnsiTheme="minorHAnsi" w:cstheme="minorBidi"/>
          <w:i/>
          <w:iCs/>
          <w:color w:val="404040" w:themeColor="text1" w:themeTint="BF"/>
          <w:kern w:val="2"/>
          <w:sz w:val="24"/>
          <w:szCs w:val="30"/>
          <w:lang w:val="en-IN" w:eastAsia="en-US" w:bidi="th-TH"/>
          <w14:ligatures w14:val="standardContextual"/>
        </w:rPr>
      </w:rPrChange>
    </w:rPr>
  </w:style>
  <w:style w:type="character" w:customStyle="1" w:styleId="QuoteChar">
    <w:name w:val="Quote Char"/>
    <w:basedOn w:val="DefaultParagraphFont"/>
    <w:link w:val="Quote"/>
    <w:uiPriority w:val="29"/>
    <w:qFormat/>
    <w:rsid w:val="009E68F1"/>
    <w:rPr>
      <w:i/>
      <w:iCs/>
      <w:color w:val="404040" w:themeColor="text1" w:themeTint="BF"/>
    </w:rPr>
  </w:style>
  <w:style w:type="paragraph" w:styleId="ListParagraph">
    <w:name w:val="List Paragraph"/>
    <w:basedOn w:val="Normal"/>
    <w:uiPriority w:val="34"/>
    <w:qFormat/>
    <w:rsid w:val="009E68F1"/>
    <w:pPr>
      <w:ind w:left="720"/>
      <w:contextualSpacing/>
    </w:pPr>
  </w:style>
  <w:style w:type="character" w:styleId="IntenseEmphasis">
    <w:name w:val="Intense Emphasis"/>
    <w:basedOn w:val="DefaultParagraphFont"/>
    <w:uiPriority w:val="21"/>
    <w:qFormat/>
    <w:rsid w:val="009E68F1"/>
    <w:rPr>
      <w:i/>
      <w:iCs/>
      <w:color w:val="0F4761" w:themeColor="accent1" w:themeShade="BF"/>
    </w:rPr>
  </w:style>
  <w:style w:type="paragraph" w:styleId="IntenseQuote">
    <w:name w:val="Intense Quote"/>
    <w:basedOn w:val="Normal"/>
    <w:next w:val="Normal"/>
    <w:link w:val="IntenseQuoteChar"/>
    <w:uiPriority w:val="30"/>
    <w:qFormat/>
    <w:rsid w:val="009E6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sid w:val="009E68F1"/>
    <w:rPr>
      <w:i/>
      <w:iCs/>
      <w:color w:val="0F4761" w:themeColor="accent1" w:themeShade="BF"/>
    </w:rPr>
  </w:style>
  <w:style w:type="character" w:styleId="IntenseReference">
    <w:name w:val="Intense Reference"/>
    <w:basedOn w:val="DefaultParagraphFont"/>
    <w:uiPriority w:val="32"/>
    <w:qFormat/>
    <w:rsid w:val="009E68F1"/>
    <w:rPr>
      <w:b/>
      <w:bCs/>
      <w:smallCaps/>
      <w:color w:val="0F4761" w:themeColor="accent1" w:themeShade="BF"/>
      <w:spacing w:val="5"/>
    </w:rPr>
  </w:style>
  <w:style w:type="character" w:styleId="Hyperlink">
    <w:name w:val="Hyperlink"/>
    <w:basedOn w:val="DefaultParagraphFont"/>
    <w:uiPriority w:val="99"/>
    <w:unhideWhenUsed/>
    <w:rsid w:val="00DB703A"/>
    <w:rPr>
      <w:color w:val="467886" w:themeColor="hyperlink"/>
      <w:u w:val="single"/>
    </w:rPr>
  </w:style>
  <w:style w:type="character" w:styleId="UnresolvedMention">
    <w:name w:val="Unresolved Mention"/>
    <w:basedOn w:val="DefaultParagraphFont"/>
    <w:uiPriority w:val="99"/>
    <w:semiHidden/>
    <w:unhideWhenUsed/>
    <w:rsid w:val="00DB703A"/>
    <w:rPr>
      <w:color w:val="605E5C"/>
      <w:shd w:val="clear" w:color="auto" w:fill="E1DFDD"/>
    </w:rPr>
  </w:style>
  <w:style w:type="table" w:styleId="TableGrid">
    <w:name w:val="Table Grid"/>
    <w:basedOn w:val="TableNormal"/>
    <w:uiPriority w:val="39"/>
    <w:rsid w:val="00720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62812"/>
    <w:rPr>
      <w:rFonts w:ascii="Times New Roman" w:hAnsi="Times New Roman" w:cs="Angsana New"/>
    </w:rPr>
  </w:style>
  <w:style w:type="paragraph" w:styleId="Header">
    <w:name w:val="header"/>
    <w:basedOn w:val="Normal"/>
    <w:link w:val="HeaderChar"/>
    <w:uiPriority w:val="99"/>
    <w:unhideWhenUsed/>
    <w:rsid w:val="007C0A66"/>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7C0A66"/>
  </w:style>
  <w:style w:type="paragraph" w:styleId="Footer">
    <w:name w:val="footer"/>
    <w:basedOn w:val="Normal"/>
    <w:link w:val="FooterChar"/>
    <w:uiPriority w:val="99"/>
    <w:unhideWhenUsed/>
    <w:rsid w:val="007C0A66"/>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7C0A66"/>
  </w:style>
  <w:style w:type="character" w:customStyle="1" w:styleId="IntenseEmphasis1">
    <w:name w:val="Intense Emphasis1"/>
    <w:basedOn w:val="DefaultParagraphFont"/>
    <w:uiPriority w:val="21"/>
    <w:qFormat/>
    <w:rsid w:val="00E77E2F"/>
    <w:rPr>
      <w:i/>
      <w:iCs/>
      <w:color w:val="0F4761" w:themeColor="accent1" w:themeShade="BF"/>
    </w:rPr>
  </w:style>
  <w:style w:type="character" w:customStyle="1" w:styleId="IntenseReference1">
    <w:name w:val="Intense Reference1"/>
    <w:basedOn w:val="DefaultParagraphFont"/>
    <w:uiPriority w:val="32"/>
    <w:qFormat/>
    <w:rsid w:val="00E77E2F"/>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sid w:val="00E77E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TotalTime>
  <Pages>42</Pages>
  <Words>4419</Words>
  <Characters>25190</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Allada</dc:creator>
  <cp:keywords/>
  <dc:description/>
  <cp:lastModifiedBy>Teja Allada</cp:lastModifiedBy>
  <cp:revision>55</cp:revision>
  <dcterms:created xsi:type="dcterms:W3CDTF">2025-11-10T04:10:00Z</dcterms:created>
  <dcterms:modified xsi:type="dcterms:W3CDTF">2025-11-24T06:17:00Z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59C80C3BC2F84E7785E66C751D3BADB0_12</vt:lpwstr>
  </property>
</Properties>
</file>